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8DC" w:rsidRPr="00B068DC" w:rsidRDefault="00FC7B6E" w:rsidP="00B068DC">
      <w:pPr>
        <w:pStyle w:val="Title"/>
        <w:rPr>
          <w:rFonts w:ascii="Times New Roman" w:eastAsia="Times New Roman" w:hAnsi="Times New Roman" w:cs="Times New Roman" w:hint="eastAsia"/>
          <w:sz w:val="48"/>
        </w:rPr>
      </w:pPr>
      <w:r w:rsidRPr="00582CA5">
        <w:rPr>
          <w:rFonts w:hint="eastAsia"/>
          <w:sz w:val="48"/>
        </w:rPr>
        <w:t>以一半的价格组装专业的深度学习工作</w:t>
      </w:r>
      <w:r w:rsidRPr="00582CA5">
        <w:rPr>
          <w:sz w:val="48"/>
        </w:rPr>
        <w:t>站</w:t>
      </w:r>
    </w:p>
    <w:p w:rsidR="00FC7B6E" w:rsidRPr="00582CA5" w:rsidRDefault="00FC7B6E" w:rsidP="00C74D94">
      <w:pPr>
        <w:rPr>
          <w:sz w:val="18"/>
        </w:rPr>
      </w:pPr>
      <w:r w:rsidRPr="00582CA5">
        <w:rPr>
          <w:sz w:val="18"/>
        </w:rPr>
        <w:t>2019</w:t>
      </w:r>
      <w:r w:rsidRPr="00582CA5">
        <w:rPr>
          <w:rFonts w:ascii="SimSun" w:eastAsia="SimSun" w:hAnsi="SimSun" w:cs="SimSun" w:hint="eastAsia"/>
          <w:sz w:val="18"/>
        </w:rPr>
        <w:t>年</w:t>
      </w:r>
      <w:r w:rsidRPr="00582CA5">
        <w:rPr>
          <w:sz w:val="18"/>
        </w:rPr>
        <w:t>4</w:t>
      </w:r>
      <w:r w:rsidRPr="00582CA5">
        <w:rPr>
          <w:rFonts w:ascii="SimSun" w:eastAsia="SimSun" w:hAnsi="SimSun" w:cs="SimSun" w:hint="eastAsia"/>
          <w:sz w:val="18"/>
        </w:rPr>
        <w:t>月</w:t>
      </w:r>
      <w:r w:rsidRPr="00582CA5">
        <w:rPr>
          <w:sz w:val="18"/>
        </w:rPr>
        <w:t>16</w:t>
      </w:r>
      <w:r w:rsidRPr="00582CA5">
        <w:rPr>
          <w:rFonts w:ascii="SimSun" w:eastAsia="SimSun" w:hAnsi="SimSun" w:cs="SimSun" w:hint="eastAsia"/>
          <w:sz w:val="18"/>
        </w:rPr>
        <w:t>日更新：可以</w:t>
      </w:r>
      <w:hyperlink r:id="rId5" w:history="1">
        <w:r w:rsidRPr="00582CA5">
          <w:rPr>
            <w:rFonts w:ascii="SimSun" w:eastAsia="SimSun" w:hAnsi="SimSun" w:cs="SimSun" w:hint="eastAsia"/>
            <w:color w:val="D4A259"/>
            <w:sz w:val="18"/>
            <w:u w:val="single"/>
          </w:rPr>
          <w:t>在这个帖子</w:t>
        </w:r>
      </w:hyperlink>
      <w:r w:rsidRPr="00582CA5">
        <w:rPr>
          <w:rFonts w:asciiTheme="minorEastAsia" w:hAnsiTheme="minorEastAsia" w:hint="eastAsia"/>
          <w:sz w:val="18"/>
        </w:rPr>
        <w:t>找到</w:t>
      </w:r>
      <w:r w:rsidRPr="00582CA5">
        <w:rPr>
          <w:rFonts w:ascii="SimSun" w:eastAsia="SimSun" w:hAnsi="SimSun" w:cs="SimSun" w:hint="eastAsia"/>
          <w:sz w:val="18"/>
        </w:rPr>
        <w:t>一个更好的配置</w:t>
      </w:r>
      <w:r w:rsidRPr="00582CA5">
        <w:rPr>
          <w:rFonts w:ascii="SimSun" w:eastAsia="SimSun" w:hAnsi="SimSun" w:cs="SimSun"/>
          <w:sz w:val="18"/>
        </w:rPr>
        <w:t>。</w:t>
      </w:r>
    </w:p>
    <w:p w:rsidR="00FC7B6E" w:rsidRPr="00582CA5" w:rsidRDefault="00FC7B6E" w:rsidP="00C74D94">
      <w:pPr>
        <w:rPr>
          <w:rFonts w:ascii="SimSun" w:eastAsia="SimSun" w:hAnsi="SimSun" w:cs="SimSun"/>
          <w:sz w:val="18"/>
        </w:rPr>
      </w:pPr>
      <w:r w:rsidRPr="00582CA5">
        <w:rPr>
          <w:sz w:val="18"/>
        </w:rPr>
        <w:t>2019</w:t>
      </w:r>
      <w:r w:rsidRPr="00582CA5">
        <w:rPr>
          <w:rFonts w:ascii="SimSun" w:eastAsia="SimSun" w:hAnsi="SimSun" w:cs="SimSun" w:hint="eastAsia"/>
          <w:sz w:val="18"/>
        </w:rPr>
        <w:t>年</w:t>
      </w:r>
      <w:r w:rsidRPr="00582CA5">
        <w:rPr>
          <w:sz w:val="18"/>
        </w:rPr>
        <w:t>3</w:t>
      </w:r>
      <w:r w:rsidRPr="00582CA5">
        <w:rPr>
          <w:rFonts w:ascii="SimSun" w:eastAsia="SimSun" w:hAnsi="SimSun" w:cs="SimSun" w:hint="eastAsia"/>
          <w:sz w:val="18"/>
        </w:rPr>
        <w:t>月</w:t>
      </w:r>
      <w:r w:rsidRPr="00582CA5">
        <w:rPr>
          <w:sz w:val="18"/>
        </w:rPr>
        <w:t>21</w:t>
      </w:r>
      <w:r w:rsidRPr="00582CA5">
        <w:rPr>
          <w:rFonts w:ascii="SimSun" w:eastAsia="SimSun" w:hAnsi="SimSun" w:cs="SimSun" w:hint="eastAsia"/>
          <w:sz w:val="18"/>
        </w:rPr>
        <w:t>日更新：亚马逊的链接添加到所有零部件。新增鼓风机式</w:t>
      </w:r>
      <w:r w:rsidRPr="00582CA5">
        <w:rPr>
          <w:sz w:val="18"/>
        </w:rPr>
        <w:t>GPU</w:t>
      </w:r>
      <w:r w:rsidRPr="00582CA5">
        <w:rPr>
          <w:rFonts w:ascii="SimSun" w:eastAsia="SimSun" w:hAnsi="SimSun" w:cs="SimSun" w:hint="eastAsia"/>
          <w:sz w:val="18"/>
        </w:rPr>
        <w:t>，更快</w:t>
      </w:r>
      <w:r w:rsidRPr="00582CA5">
        <w:rPr>
          <w:sz w:val="18"/>
        </w:rPr>
        <w:t>/</w:t>
      </w:r>
      <w:r w:rsidRPr="00582CA5">
        <w:rPr>
          <w:rFonts w:ascii="SimSun" w:eastAsia="SimSun" w:hAnsi="SimSun" w:cs="SimSun" w:hint="eastAsia"/>
          <w:sz w:val="18"/>
        </w:rPr>
        <w:t>更便宜的</w:t>
      </w:r>
      <w:r w:rsidRPr="00582CA5">
        <w:rPr>
          <w:sz w:val="18"/>
        </w:rPr>
        <w:t>SSD M.2</w:t>
      </w:r>
      <w:r w:rsidRPr="00582CA5">
        <w:rPr>
          <w:rFonts w:ascii="SimSun" w:eastAsia="SimSun" w:hAnsi="SimSun" w:cs="SimSun" w:hint="eastAsia"/>
          <w:sz w:val="18"/>
        </w:rPr>
        <w:t>，和其他选项</w:t>
      </w:r>
      <w:r w:rsidRPr="00582CA5">
        <w:rPr>
          <w:rFonts w:ascii="SimSun" w:eastAsia="SimSun" w:hAnsi="SimSun" w:cs="SimSun"/>
          <w:sz w:val="18"/>
        </w:rPr>
        <w:t>。</w:t>
      </w:r>
    </w:p>
    <w:p w:rsidR="00C74D94" w:rsidRPr="00582CA5" w:rsidRDefault="00C74D94" w:rsidP="00C74D94">
      <w:pPr>
        <w:rPr>
          <w:rFonts w:hint="eastAsia"/>
          <w:sz w:val="18"/>
        </w:rPr>
      </w:pPr>
      <w:r w:rsidRPr="00582CA5">
        <w:rPr>
          <w:rFonts w:ascii="SimSun" w:eastAsia="SimSun" w:hAnsi="SimSun" w:cs="SimSun" w:hint="eastAsia"/>
          <w:sz w:val="18"/>
        </w:rPr>
        <w:t>视频地址:</w:t>
      </w:r>
      <w:r w:rsidRPr="00582CA5">
        <w:rPr>
          <w:rFonts w:ascii="SimSun" w:eastAsia="SimSun" w:hAnsi="SimSun" w:cs="SimSun"/>
          <w:sz w:val="18"/>
        </w:rPr>
        <w:t xml:space="preserve"> https://youtu.be/jLDOibBz5ro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我在麻省理工学院的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"http://web.mit.edu/~cua/www/quanta/"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量子计算实验室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和</w:t>
      </w:r>
      <w:hyperlink r:id="rId6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数字学习实验室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为研究人员</w:t>
      </w:r>
      <w:r w:rsidR="00C74D94" w:rsidRPr="00582CA5">
        <w:rPr>
          <w:rFonts w:eastAsia="Microsoft YaHei" w:cs="Microsoft YaHei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了</w:t>
      </w:r>
      <w:r w:rsidR="00CD426E">
        <w:rPr>
          <w:rFonts w:eastAsia="Microsoft YaHei" w:cs="Microsoft YaHei" w:hint="eastAsia"/>
          <w:color w:val="666666"/>
          <w:szCs w:val="27"/>
        </w:rPr>
        <w:t>一台</w:t>
      </w:r>
      <w:r w:rsidRPr="00582CA5">
        <w:rPr>
          <w:rFonts w:eastAsia="Microsoft YaHei" w:cs="Microsoft YaHei" w:hint="eastAsia"/>
          <w:color w:val="666666"/>
          <w:szCs w:val="27"/>
        </w:rPr>
        <w:t>多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深度学习工作站。</w:t>
      </w:r>
      <w:r w:rsidR="00CD426E">
        <w:rPr>
          <w:rFonts w:eastAsia="Microsoft YaHei" w:cs="Microsoft YaHei" w:hint="eastAsia"/>
          <w:color w:val="666666"/>
          <w:szCs w:val="27"/>
        </w:rPr>
        <w:t>当</w:t>
      </w:r>
      <w:r w:rsidRPr="00582CA5">
        <w:rPr>
          <w:rFonts w:eastAsia="Microsoft YaHei" w:cs="Microsoft YaHei" w:hint="eastAsia"/>
          <w:color w:val="666666"/>
          <w:szCs w:val="27"/>
        </w:rPr>
        <w:t>在网上</w:t>
      </w:r>
      <w:r w:rsidR="00CD426E">
        <w:rPr>
          <w:rFonts w:eastAsia="Microsoft YaHei" w:cs="Microsoft YaHei" w:hint="eastAsia"/>
          <w:color w:val="666666"/>
          <w:szCs w:val="27"/>
        </w:rPr>
        <w:t>了解</w:t>
      </w:r>
      <w:r w:rsidRPr="00582CA5">
        <w:rPr>
          <w:rFonts w:eastAsia="Microsoft YaHei" w:cs="Microsoft YaHei" w:hint="eastAsia"/>
          <w:color w:val="666666"/>
          <w:szCs w:val="27"/>
        </w:rPr>
        <w:t>如何组装时，找不到足够详细的资料来指导</w:t>
      </w:r>
      <w:r w:rsidR="00CD426E">
        <w:rPr>
          <w:rFonts w:eastAsia="Microsoft YaHei" w:cs="Microsoft YaHei" w:hint="eastAsia"/>
          <w:color w:val="666666"/>
          <w:szCs w:val="27"/>
        </w:rPr>
        <w:t>如何选择</w:t>
      </w:r>
      <w:r w:rsidRPr="00582CA5">
        <w:rPr>
          <w:rFonts w:eastAsia="Microsoft YaHei" w:cs="Microsoft YaHei" w:hint="eastAsia"/>
          <w:color w:val="666666"/>
          <w:szCs w:val="27"/>
        </w:rPr>
        <w:t>配件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我发现可以从网上购买</w:t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Lambda GPU </w:t>
      </w:r>
      <w:r w:rsidRPr="00582CA5">
        <w:rPr>
          <w:rFonts w:asciiTheme="minorEastAsia" w:hAnsiTheme="minorEastAsia" w:cs="Arial" w:hint="eastAsia"/>
          <w:color w:val="D4A259"/>
          <w:szCs w:val="27"/>
          <w:u w:val="single"/>
        </w:rPr>
        <w:t>工作站</w:t>
      </w:r>
      <w:r w:rsidRPr="00582CA5">
        <w:rPr>
          <w:rFonts w:eastAsia="Microsoft YaHei" w:cs="Microsoft YaHei" w:hint="eastAsia"/>
          <w:color w:val="666666"/>
          <w:szCs w:val="27"/>
        </w:rPr>
        <w:t>之类的整机。唯一的问题：它们的价格为</w:t>
      </w:r>
      <w:r w:rsidRPr="00582CA5">
        <w:rPr>
          <w:rFonts w:ascii="Arial" w:eastAsia="Times New Roman" w:hAnsi="Arial" w:cs="Arial"/>
          <w:color w:val="666666"/>
          <w:szCs w:val="27"/>
        </w:rPr>
        <w:t>$ 12,500</w:t>
      </w:r>
      <w:r w:rsidRPr="00582CA5">
        <w:rPr>
          <w:rFonts w:eastAsia="Microsoft YaHei" w:cs="Microsoft YaHei" w:hint="eastAsia"/>
          <w:color w:val="666666"/>
          <w:szCs w:val="27"/>
        </w:rPr>
        <w:t>。对于顶级前沿的深度学习研究来说，这是一台很棒的机器，但是如果您预算有限，那就有点为难。这就是为什么我要用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"https://l7.curtisnorthcutt.com/assets/images/posts/2019/gpu_rig/receipt_gpu_rig.pdf"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6200</w:t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美元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asciiTheme="minorEastAsia" w:hAnsiTheme="minorEastAsia" w:cs="Arial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自己</w:t>
      </w:r>
      <w:r w:rsidR="00482C0A"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eastAsia="Microsoft YaHei" w:cs="Microsoft YaHei" w:hint="eastAsia"/>
          <w:color w:val="666666"/>
          <w:szCs w:val="27"/>
        </w:rPr>
        <w:t>版本</w:t>
      </w:r>
      <w:r w:rsidR="00482C0A" w:rsidRPr="00582CA5">
        <w:rPr>
          <w:rFonts w:eastAsia="Microsoft YaHei" w:cs="Microsoft YaHei" w:hint="eastAsia"/>
          <w:color w:val="666666"/>
          <w:szCs w:val="27"/>
        </w:rPr>
        <w:t>的原因</w:t>
      </w:r>
      <w:r w:rsidR="00482C0A" w:rsidRPr="00582CA5">
        <w:rPr>
          <w:rFonts w:eastAsia="Microsoft YaHei" w:cs="Microsoft YaHei" w:hint="eastAsia"/>
          <w:color w:val="666666"/>
          <w:szCs w:val="27"/>
        </w:rPr>
        <w:t xml:space="preserve"> (</w:t>
      </w:r>
      <w:r w:rsidR="00482C0A" w:rsidRPr="00582CA5">
        <w:rPr>
          <w:rFonts w:eastAsia="Microsoft YaHei" w:cs="Microsoft YaHei" w:hint="eastAsia"/>
          <w:color w:val="666666"/>
          <w:szCs w:val="27"/>
        </w:rPr>
        <w:t>具有相似或更好</w:t>
      </w:r>
      <w:r w:rsidR="00CD426E">
        <w:rPr>
          <w:rFonts w:eastAsia="Microsoft YaHei" w:cs="Microsoft YaHei" w:hint="eastAsia"/>
          <w:color w:val="666666"/>
          <w:szCs w:val="27"/>
        </w:rPr>
        <w:t>的</w:t>
      </w:r>
      <w:r w:rsidR="00482C0A" w:rsidRPr="00582CA5">
        <w:rPr>
          <w:rFonts w:eastAsia="Microsoft YaHei" w:cs="Microsoft YaHei" w:hint="eastAsia"/>
          <w:color w:val="666666"/>
          <w:szCs w:val="27"/>
        </w:rPr>
        <w:t>配件</w:t>
      </w:r>
      <w:r w:rsidR="00482C0A" w:rsidRPr="00582CA5">
        <w:rPr>
          <w:rFonts w:eastAsia="Microsoft YaHei" w:cs="Microsoft YaHei" w:hint="eastAsia"/>
          <w:color w:val="666666"/>
          <w:szCs w:val="27"/>
        </w:rPr>
        <w:t>)</w:t>
      </w:r>
      <w:r w:rsidR="00482C0A" w:rsidRPr="00582CA5">
        <w:rPr>
          <w:rFonts w:eastAsia="Microsoft YaHei" w:cs="Microsoft YaHei"/>
          <w:color w:val="666666"/>
          <w:szCs w:val="27"/>
        </w:rPr>
        <w:t xml:space="preserve"> </w:t>
      </w:r>
      <w:r w:rsidRPr="00582CA5">
        <w:rPr>
          <w:rFonts w:eastAsia="Microsoft YaHei" w:cs="Microsoft YaHei" w:hint="eastAsia"/>
          <w:color w:val="666666"/>
          <w:szCs w:val="27"/>
        </w:rPr>
        <w:t>。为了帮助其他研究人员，我将共享每个</w:t>
      </w:r>
      <w:r w:rsidR="00C74D94" w:rsidRPr="00582CA5">
        <w:rPr>
          <w:rFonts w:eastAsia="Microsoft YaHei" w:cs="Microsoft YaHei" w:hint="eastAsia"/>
          <w:color w:val="666666"/>
          <w:szCs w:val="27"/>
        </w:rPr>
        <w:t>配件</w:t>
      </w:r>
      <w:r w:rsidRPr="00582CA5">
        <w:rPr>
          <w:rFonts w:eastAsia="Microsoft YaHei" w:cs="Microsoft YaHei" w:hint="eastAsia"/>
          <w:color w:val="666666"/>
          <w:szCs w:val="27"/>
        </w:rPr>
        <w:t>的详细信息，以便您也可以</w:t>
      </w:r>
      <w:r w:rsidR="00C74D94" w:rsidRPr="00582CA5">
        <w:rPr>
          <w:rFonts w:eastAsia="Microsoft YaHei" w:cs="Microsoft YaHei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一</w:t>
      </w:r>
      <w:r w:rsidR="00C74D94" w:rsidRPr="00582CA5">
        <w:rPr>
          <w:rFonts w:eastAsia="Microsoft YaHei" w:cs="Microsoft YaHei" w:hint="eastAsia"/>
          <w:color w:val="666666"/>
          <w:szCs w:val="27"/>
        </w:rPr>
        <w:t>台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 w:hint="eastAsia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即使您正在</w:t>
      </w:r>
      <w:r w:rsidR="00C74D94" w:rsidRPr="00582CA5">
        <w:rPr>
          <w:rFonts w:eastAsia="Microsoft YaHei" w:cs="Microsoft YaHei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较小的深度学习机器或第一台计算机，您也可能会发现本文中的</w:t>
      </w:r>
      <w:r w:rsidR="00C74D94" w:rsidRPr="00582CA5">
        <w:rPr>
          <w:rFonts w:eastAsia="Microsoft YaHei" w:cs="Microsoft YaHei" w:hint="eastAsia"/>
          <w:color w:val="666666"/>
          <w:szCs w:val="27"/>
        </w:rPr>
        <w:t>配件</w:t>
      </w:r>
      <w:r w:rsidR="00CD426E">
        <w:rPr>
          <w:rFonts w:eastAsia="Microsoft YaHei" w:cs="Microsoft YaHei" w:hint="eastAsia"/>
          <w:color w:val="666666"/>
          <w:szCs w:val="27"/>
        </w:rPr>
        <w:t>说明很有用。在整个过程中，我都提供了一些可以</w:t>
      </w:r>
      <w:r w:rsidRPr="00582CA5">
        <w:rPr>
          <w:rFonts w:eastAsia="Microsoft YaHei" w:cs="Microsoft YaHei" w:hint="eastAsia"/>
          <w:color w:val="666666"/>
          <w:szCs w:val="27"/>
        </w:rPr>
        <w:t>进一步降低成本</w:t>
      </w:r>
      <w:r w:rsidR="00CD426E">
        <w:rPr>
          <w:rFonts w:eastAsia="Microsoft YaHei" w:cs="Microsoft YaHei" w:hint="eastAsia"/>
          <w:color w:val="666666"/>
          <w:szCs w:val="27"/>
        </w:rPr>
        <w:t>的例子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最后，我提供了该机器相对于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"https://cloud.google.com/deep-learning-vm/"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Google Compute Engine</w:t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（</w:t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GCE</w:t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）深度学习</w:t>
      </w:r>
      <w:r w:rsidR="00C74D94" w:rsidRPr="00582CA5">
        <w:rPr>
          <w:rFonts w:eastAsia="Microsoft YaHei" w:cs="Microsoft YaHei" w:hint="eastAsia"/>
          <w:color w:val="D4A259"/>
          <w:szCs w:val="27"/>
          <w:u w:val="single"/>
        </w:rPr>
        <w:t>虚拟</w:t>
      </w:r>
      <w:r w:rsidR="00CD426E">
        <w:rPr>
          <w:rFonts w:eastAsia="Microsoft YaHei" w:cs="Microsoft YaHei" w:hint="eastAsia"/>
          <w:color w:val="D4A259"/>
          <w:szCs w:val="27"/>
          <w:u w:val="single"/>
        </w:rPr>
        <w:t>机(VM)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="00CD426E">
        <w:rPr>
          <w:rFonts w:asciiTheme="minorEastAsia" w:hAnsiTheme="minorEastAsia" w:cs="Arial" w:hint="eastAsia"/>
          <w:color w:val="666666"/>
          <w:szCs w:val="27"/>
        </w:rPr>
        <w:t>进行了</w:t>
      </w:r>
      <w:r w:rsidRPr="00582CA5">
        <w:rPr>
          <w:rFonts w:eastAsia="Microsoft YaHei" w:cs="Microsoft YaHei" w:hint="eastAsia"/>
          <w:color w:val="666666"/>
          <w:szCs w:val="27"/>
        </w:rPr>
        <w:t>时间和成本</w:t>
      </w:r>
      <w:r w:rsidR="00CD426E">
        <w:rPr>
          <w:rFonts w:eastAsia="Microsoft YaHei" w:cs="Microsoft YaHei" w:hint="eastAsia"/>
          <w:color w:val="666666"/>
          <w:szCs w:val="27"/>
        </w:rPr>
        <w:t>对比</w:t>
      </w:r>
      <w:r w:rsidRPr="00582CA5">
        <w:rPr>
          <w:rFonts w:eastAsia="Microsoft YaHei" w:cs="Microsoft YaHei" w:hint="eastAsia"/>
          <w:color w:val="666666"/>
          <w:szCs w:val="27"/>
        </w:rPr>
        <w:t>。我在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"https://github.com/pytorch/examples/tree/master/imagenet"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ImageNet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使用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"https://github.com/pytorch/examples/tree/master/imagenet"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PyTorch</w:t>
      </w:r>
      <w:proofErr w:type="spellEnd"/>
      <w:r w:rsidRPr="00582CA5">
        <w:rPr>
          <w:rFonts w:eastAsia="Microsoft YaHei" w:cs="Microsoft YaHei" w:hint="eastAsia"/>
          <w:color w:val="D4A259"/>
          <w:szCs w:val="27"/>
          <w:u w:val="single"/>
        </w:rPr>
        <w:t>的</w:t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ResNet50</w:t>
      </w:r>
      <w:r w:rsidR="00C74D94" w:rsidRPr="00582CA5">
        <w:rPr>
          <w:rFonts w:asciiTheme="minorEastAsia" w:hAnsiTheme="minorEastAsia" w:cs="Arial" w:hint="eastAsia"/>
          <w:color w:val="D4A259"/>
          <w:szCs w:val="27"/>
          <w:u w:val="single"/>
        </w:rPr>
        <w:t>训练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进行基准测试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582CA5">
      <w:pPr>
        <w:pStyle w:val="Heading1"/>
      </w:pPr>
      <w:r w:rsidRPr="00582CA5">
        <w:rPr>
          <w:rFonts w:hint="eastAsia"/>
        </w:rPr>
        <w:t>完美的</w:t>
      </w:r>
      <w:r w:rsidR="00C74D94" w:rsidRPr="00582CA5">
        <w:rPr>
          <w:rFonts w:hint="eastAsia"/>
        </w:rPr>
        <w:t>组装</w:t>
      </w:r>
      <w:r w:rsidRPr="00582CA5">
        <w:t>？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没有</w:t>
      </w:r>
      <w:r w:rsidRPr="00582CA5">
        <w:rPr>
          <w:rFonts w:eastAsia="Microsoft YaHei" w:cs="Microsoft YaHei" w:hint="eastAsia"/>
          <w:iCs/>
          <w:color w:val="666666"/>
          <w:szCs w:val="27"/>
        </w:rPr>
        <w:t>完美的</w:t>
      </w:r>
      <w:r w:rsidR="00C74D94" w:rsidRPr="00582CA5">
        <w:rPr>
          <w:rFonts w:eastAsia="Microsoft YaHei" w:cs="Microsoft YaHei" w:hint="eastAsia"/>
          <w:iCs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iCs/>
          <w:color w:val="666666"/>
          <w:szCs w:val="27"/>
        </w:rPr>
        <w:t>，</w:t>
      </w:r>
      <w:r w:rsidRPr="00582CA5">
        <w:rPr>
          <w:rFonts w:eastAsia="Microsoft YaHei" w:cs="Microsoft YaHei" w:hint="eastAsia"/>
          <w:color w:val="666666"/>
          <w:szCs w:val="27"/>
        </w:rPr>
        <w:t>因为每个人的需求都不同。即使有，随着新硬件的发布，</w:t>
      </w:r>
      <w:r w:rsidRPr="00582CA5">
        <w:rPr>
          <w:rFonts w:eastAsia="Microsoft YaHei" w:cs="Microsoft YaHei" w:hint="eastAsia"/>
          <w:iCs/>
          <w:color w:val="666666"/>
          <w:szCs w:val="27"/>
        </w:rPr>
        <w:t>完美的</w:t>
      </w:r>
      <w:r w:rsidR="00C74D94" w:rsidRPr="00582CA5">
        <w:rPr>
          <w:rFonts w:eastAsia="Microsoft YaHei" w:cs="Microsoft YaHei" w:hint="eastAsia"/>
          <w:iCs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也在不断变化。这篇文章提供了</w:t>
      </w:r>
      <w:r w:rsidR="00CD426E">
        <w:rPr>
          <w:rFonts w:eastAsia="Microsoft YaHei" w:cs="Microsoft YaHei" w:hint="eastAsia"/>
          <w:color w:val="666666"/>
          <w:szCs w:val="27"/>
        </w:rPr>
        <w:t>一个不错</w:t>
      </w:r>
      <w:r w:rsidRPr="00582CA5">
        <w:rPr>
          <w:rFonts w:eastAsia="Microsoft YaHei" w:cs="Microsoft YaHei" w:hint="eastAsia"/>
          <w:iCs/>
          <w:color w:val="666666"/>
          <w:szCs w:val="27"/>
        </w:rPr>
        <w:t>的</w:t>
      </w:r>
      <w:r w:rsidR="00CD426E">
        <w:rPr>
          <w:rFonts w:eastAsia="Microsoft YaHei" w:cs="Microsoft YaHei" w:hint="eastAsia"/>
          <w:iCs/>
          <w:color w:val="666666"/>
          <w:szCs w:val="27"/>
        </w:rPr>
        <w:t>配置</w:t>
      </w:r>
      <w:r w:rsidRPr="00582CA5">
        <w:rPr>
          <w:rFonts w:eastAsia="Microsoft YaHei" w:cs="Microsoft YaHei" w:hint="eastAsia"/>
          <w:color w:val="666666"/>
          <w:szCs w:val="27"/>
        </w:rPr>
        <w:t>，如果在阅读本文时发现有</w:t>
      </w:r>
      <w:r w:rsidR="00CD426E">
        <w:rPr>
          <w:rFonts w:eastAsia="Microsoft YaHei" w:cs="Microsoft YaHei" w:hint="eastAsia"/>
          <w:color w:val="666666"/>
          <w:szCs w:val="27"/>
        </w:rPr>
        <w:t>需要</w:t>
      </w:r>
      <w:r w:rsidRPr="00582CA5">
        <w:rPr>
          <w:rFonts w:eastAsia="Microsoft YaHei" w:cs="Microsoft YaHei" w:hint="eastAsia"/>
          <w:color w:val="666666"/>
          <w:szCs w:val="27"/>
        </w:rPr>
        <w:t>改进</w:t>
      </w:r>
      <w:r w:rsidR="00CD426E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eastAsia="Microsoft YaHei" w:cs="Microsoft YaHei" w:hint="eastAsia"/>
          <w:color w:val="666666"/>
          <w:szCs w:val="27"/>
        </w:rPr>
        <w:t>，请在下面评论</w:t>
      </w:r>
      <w:r w:rsidRPr="00582CA5">
        <w:rPr>
          <w:rFonts w:eastAsia="Microsoft YaHei" w:cs="Microsoft YaHei"/>
          <w:color w:val="666666"/>
          <w:szCs w:val="27"/>
        </w:rPr>
        <w:t>！</w:t>
      </w:r>
    </w:p>
    <w:p w:rsidR="00FC7B6E" w:rsidRPr="00582CA5" w:rsidRDefault="00C74D94" w:rsidP="00582CA5">
      <w:pPr>
        <w:pStyle w:val="Heading1"/>
      </w:pPr>
      <w:r w:rsidRPr="00582CA5">
        <w:rPr>
          <w:rFonts w:hint="eastAsia"/>
        </w:rPr>
        <w:t>配件</w:t>
      </w:r>
      <w:r w:rsidR="00597C79" w:rsidRPr="00582CA5">
        <w:rPr>
          <w:rFonts w:hint="eastAsia"/>
        </w:rPr>
        <w:t>清单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这是</w:t>
      </w:r>
      <w:hyperlink r:id="rId7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我的</w:t>
        </w:r>
        <w:r w:rsidR="00CD426E">
          <w:rPr>
            <w:rFonts w:eastAsia="Microsoft YaHei" w:cs="Microsoft YaHei" w:hint="eastAsia"/>
            <w:color w:val="D4A259"/>
            <w:szCs w:val="27"/>
            <w:u w:val="single"/>
          </w:rPr>
          <w:t>配置单</w:t>
        </w:r>
      </w:hyperlink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lastRenderedPageBreak/>
        <w:t>我通过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"https://newegg.com/"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Newegg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="00C74D94" w:rsidRPr="00582CA5">
        <w:rPr>
          <w:rFonts w:eastAsia="Microsoft YaHei" w:cs="Microsoft YaHei" w:hint="eastAsia"/>
          <w:color w:val="666666"/>
          <w:szCs w:val="27"/>
        </w:rPr>
        <w:t>在线订购了</w:t>
      </w:r>
      <w:r w:rsidR="00CD426E">
        <w:rPr>
          <w:rFonts w:eastAsia="Microsoft YaHei" w:cs="Microsoft YaHei" w:hint="eastAsia"/>
          <w:color w:val="666666"/>
          <w:szCs w:val="27"/>
        </w:rPr>
        <w:t>了</w:t>
      </w:r>
      <w:r w:rsidR="00C74D94" w:rsidRPr="00582CA5">
        <w:rPr>
          <w:rFonts w:eastAsia="Microsoft YaHei" w:cs="Microsoft YaHei" w:hint="eastAsia"/>
          <w:color w:val="666666"/>
          <w:szCs w:val="27"/>
        </w:rPr>
        <w:t>所有产品，你也可以其他渠道购买</w:t>
      </w:r>
      <w:r w:rsidRPr="00582CA5">
        <w:rPr>
          <w:rFonts w:eastAsia="Microsoft YaHei" w:cs="Microsoft YaHei" w:hint="eastAsia"/>
          <w:color w:val="666666"/>
          <w:szCs w:val="27"/>
        </w:rPr>
        <w:t>（例如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"https://amzn.to/2UMPVaS"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Amazon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）</w:t>
      </w:r>
      <w:r w:rsidR="00C74D94" w:rsidRPr="00582CA5">
        <w:rPr>
          <w:rFonts w:eastAsia="Microsoft YaHei" w:cs="Microsoft YaHei" w:hint="eastAsia"/>
          <w:color w:val="666666"/>
          <w:szCs w:val="27"/>
        </w:rPr>
        <w:t>。如果您</w:t>
      </w:r>
      <w:r w:rsidRPr="00582CA5">
        <w:rPr>
          <w:rFonts w:eastAsia="Microsoft YaHei" w:cs="Microsoft YaHei" w:hint="eastAsia"/>
          <w:color w:val="666666"/>
          <w:szCs w:val="27"/>
        </w:rPr>
        <w:t>附近有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"https://www.microcenter.com/"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MicroCenter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="00C74D94" w:rsidRPr="00582CA5">
        <w:rPr>
          <w:rFonts w:asciiTheme="minorEastAsia" w:hAnsiTheme="minorEastAsia" w:cs="Arial" w:hint="eastAsia"/>
          <w:color w:val="666666"/>
          <w:szCs w:val="27"/>
        </w:rPr>
        <w:t>实体</w:t>
      </w:r>
      <w:r w:rsidRPr="00582CA5">
        <w:rPr>
          <w:rFonts w:eastAsia="Microsoft YaHei" w:cs="Microsoft YaHei" w:hint="eastAsia"/>
          <w:color w:val="666666"/>
          <w:szCs w:val="27"/>
        </w:rPr>
        <w:t>店，那么在实体商店购买时，它们的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价格通常很便宜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noProof/>
          <w:color w:val="666666"/>
          <w:szCs w:val="27"/>
        </w:rPr>
        <w:drawing>
          <wp:inline distT="0" distB="0" distL="0" distR="0">
            <wp:extent cx="6322822" cy="4742743"/>
            <wp:effectExtent l="0" t="0" r="1905" b="1270"/>
            <wp:docPr id="11" name="Picture 11" descr="部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部分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185" cy="474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CA5">
        <w:rPr>
          <w:rFonts w:eastAsia="Microsoft YaHei" w:cs="Microsoft YaHei" w:hint="eastAsia"/>
          <w:color w:val="666666"/>
          <w:szCs w:val="27"/>
        </w:rPr>
        <w:t>深度学习工作站的所有</w:t>
      </w:r>
      <w:r w:rsidR="00C74D94" w:rsidRPr="00582CA5">
        <w:rPr>
          <w:rFonts w:eastAsia="Microsoft YaHei" w:cs="Microsoft YaHei" w:hint="eastAsia"/>
          <w:color w:val="666666"/>
          <w:szCs w:val="27"/>
        </w:rPr>
        <w:t>配件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以下是每个</w:t>
      </w:r>
      <w:r w:rsidR="00CD426E">
        <w:rPr>
          <w:rFonts w:eastAsia="Microsoft YaHei" w:cs="Microsoft YaHei" w:hint="eastAsia"/>
          <w:color w:val="666666"/>
          <w:szCs w:val="27"/>
        </w:rPr>
        <w:t>配</w:t>
      </w:r>
      <w:r w:rsidR="00C74D94" w:rsidRPr="00582CA5">
        <w:rPr>
          <w:rFonts w:eastAsia="Microsoft YaHei" w:cs="Microsoft YaHei" w:hint="eastAsia"/>
          <w:color w:val="666666"/>
          <w:szCs w:val="27"/>
        </w:rPr>
        <w:t>件</w:t>
      </w:r>
      <w:r w:rsidRPr="00582CA5">
        <w:rPr>
          <w:rFonts w:eastAsia="Microsoft YaHei" w:cs="Microsoft YaHei" w:hint="eastAsia"/>
          <w:color w:val="666666"/>
          <w:szCs w:val="27"/>
        </w:rPr>
        <w:t>以及我支付的价格（</w:t>
      </w:r>
      <w:r w:rsidRPr="00582CA5">
        <w:rPr>
          <w:rFonts w:ascii="Arial" w:eastAsia="Times New Roman" w:hAnsi="Arial" w:cs="Arial"/>
          <w:color w:val="DC143C"/>
          <w:szCs w:val="27"/>
        </w:rPr>
        <w:t>2019</w:t>
      </w:r>
      <w:r w:rsidRPr="00582CA5">
        <w:rPr>
          <w:rFonts w:eastAsia="Microsoft YaHei" w:cs="Microsoft YaHei" w:hint="eastAsia"/>
          <w:color w:val="DC143C"/>
          <w:szCs w:val="27"/>
        </w:rPr>
        <w:t>年</w:t>
      </w:r>
      <w:r w:rsidRPr="00582CA5">
        <w:rPr>
          <w:rFonts w:ascii="Arial" w:eastAsia="Times New Roman" w:hAnsi="Arial" w:cs="Arial"/>
          <w:color w:val="DC143C"/>
          <w:szCs w:val="27"/>
        </w:rPr>
        <w:t>1</w:t>
      </w:r>
      <w:r w:rsidRPr="00582CA5">
        <w:rPr>
          <w:rFonts w:eastAsia="Microsoft YaHei" w:cs="Microsoft YaHei" w:hint="eastAsia"/>
          <w:color w:val="DC143C"/>
          <w:szCs w:val="27"/>
        </w:rPr>
        <w:t>月</w:t>
      </w:r>
      <w:r w:rsidRPr="00582CA5">
        <w:rPr>
          <w:rFonts w:ascii="Arial" w:eastAsia="Times New Roman" w:hAnsi="Arial" w:cs="Arial"/>
          <w:color w:val="DC143C"/>
          <w:szCs w:val="27"/>
        </w:rPr>
        <w:t>31</w:t>
      </w:r>
      <w:r w:rsidRPr="00582CA5">
        <w:rPr>
          <w:rFonts w:eastAsia="Microsoft YaHei" w:cs="Microsoft YaHei" w:hint="eastAsia"/>
          <w:color w:val="DC143C"/>
          <w:szCs w:val="27"/>
        </w:rPr>
        <w:t>日</w:t>
      </w:r>
      <w:r w:rsidRPr="00582CA5">
        <w:rPr>
          <w:rFonts w:eastAsia="Microsoft YaHei" w:cs="Microsoft YaHei" w:hint="eastAsia"/>
          <w:color w:val="666666"/>
          <w:szCs w:val="27"/>
        </w:rPr>
        <w:t>）</w:t>
      </w:r>
      <w:r w:rsidRPr="00582CA5">
        <w:rPr>
          <w:rFonts w:eastAsia="Microsoft YaHei" w:cs="Microsoft YaHei"/>
          <w:color w:val="666666"/>
          <w:szCs w:val="27"/>
        </w:rPr>
        <w:t>：</w:t>
      </w:r>
    </w:p>
    <w:p w:rsidR="00FC7B6E" w:rsidRPr="00582CA5" w:rsidRDefault="00FC7B6E" w:rsidP="00582CA5">
      <w:pPr>
        <w:pStyle w:val="Heading2"/>
      </w:pPr>
      <w:r w:rsidRPr="00582CA5">
        <w:t>3</w:t>
      </w:r>
      <w:r w:rsidRPr="00582CA5">
        <w:rPr>
          <w:rFonts w:hint="eastAsia"/>
        </w:rPr>
        <w:t>个</w:t>
      </w:r>
      <w:r w:rsidRPr="00582CA5">
        <w:t xml:space="preserve">EVGA RTX 2080 </w:t>
      </w:r>
      <w:proofErr w:type="spellStart"/>
      <w:r w:rsidRPr="00582CA5">
        <w:t>Ti</w:t>
      </w:r>
      <w:proofErr w:type="spellEnd"/>
      <w:r w:rsidRPr="00582CA5">
        <w:t xml:space="preserve"> GPU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noProof/>
          <w:color w:val="666666"/>
          <w:szCs w:val="27"/>
        </w:rPr>
        <w:drawing>
          <wp:inline distT="0" distB="0" distL="0" distR="0">
            <wp:extent cx="954405" cy="715645"/>
            <wp:effectExtent l="0" t="0" r="0" b="8255"/>
            <wp:docPr id="10" name="Picture 10" descr="显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显卡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hyperlink r:id="rId10" w:history="1"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EVGA GeForce RTX 2080 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Ti</w:t>
        </w:r>
        <w:proofErr w:type="spellEnd"/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$ 3570</w:t>
      </w:r>
      <w:r w:rsidRPr="00582CA5">
        <w:rPr>
          <w:rFonts w:eastAsia="Microsoft YaHei" w:cs="Microsoft YaHei" w:hint="eastAsia"/>
          <w:color w:val="DC143C"/>
          <w:szCs w:val="27"/>
        </w:rPr>
        <w:t>（每个</w:t>
      </w:r>
      <w:r w:rsidRPr="00582CA5">
        <w:rPr>
          <w:rFonts w:ascii="Arial" w:eastAsia="Times New Roman" w:hAnsi="Arial" w:cs="Arial"/>
          <w:color w:val="DC143C"/>
          <w:szCs w:val="27"/>
        </w:rPr>
        <w:t>$ 1190</w:t>
      </w:r>
      <w:r w:rsidRPr="00582CA5">
        <w:rPr>
          <w:rFonts w:eastAsia="Microsoft YaHei" w:cs="Microsoft YaHei" w:hint="eastAsia"/>
          <w:color w:val="DC143C"/>
          <w:szCs w:val="27"/>
        </w:rPr>
        <w:t>）</w:t>
      </w:r>
      <w:r w:rsidRPr="00582CA5">
        <w:rPr>
          <w:rFonts w:ascii="Arial" w:eastAsia="Times New Roman" w:hAnsi="Arial" w:cs="Arial"/>
          <w:color w:val="666666"/>
          <w:szCs w:val="27"/>
        </w:rPr>
        <w:br/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更新</w:t>
      </w:r>
      <w:r w:rsidRPr="00582CA5">
        <w:rPr>
          <w:rFonts w:eastAsia="Microsoft YaHei" w:cs="Microsoft YaHei" w:hint="eastAsia"/>
          <w:color w:val="666666"/>
          <w:szCs w:val="27"/>
        </w:rPr>
        <w:t>：为避免过热，我现在使用以下鼓风机式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：</w:t>
      </w:r>
      <w:r w:rsidRPr="00582CA5">
        <w:rPr>
          <w:rFonts w:ascii="Arial" w:eastAsia="Times New Roman" w:hAnsi="Arial" w:cs="Arial"/>
          <w:color w:val="666666"/>
          <w:szCs w:val="27"/>
        </w:rPr>
        <w:br/>
        <w:t>1. </w:t>
      </w:r>
      <w:hyperlink r:id="rId11" w:history="1"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ASUS GeForce RTX 2080 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Ti</w:t>
        </w:r>
        <w:proofErr w:type="spellEnd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 11G Turbo Edition GD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$ 1209</w:t>
      </w:r>
      <w:r w:rsidRPr="00582CA5">
        <w:rPr>
          <w:rFonts w:eastAsia="Microsoft YaHei" w:cs="Microsoft YaHei" w:hint="eastAsia"/>
          <w:color w:val="666666"/>
          <w:szCs w:val="27"/>
        </w:rPr>
        <w:t>（</w:t>
      </w:r>
      <w:r w:rsidRPr="00582CA5">
        <w:rPr>
          <w:rFonts w:ascii="Arial" w:eastAsia="Times New Roman" w:hAnsi="Arial" w:cs="Arial"/>
          <w:color w:val="666666"/>
          <w:szCs w:val="27"/>
        </w:rPr>
        <w:t>03/21/2019</w:t>
      </w:r>
      <w:r w:rsidRPr="00582CA5">
        <w:rPr>
          <w:rFonts w:eastAsia="Microsoft YaHei" w:cs="Microsoft YaHei" w:hint="eastAsia"/>
          <w:color w:val="666666"/>
          <w:szCs w:val="27"/>
        </w:rPr>
        <w:t>）</w:t>
      </w:r>
      <w:r w:rsidRPr="00582CA5">
        <w:rPr>
          <w:rFonts w:ascii="Arial" w:eastAsia="Times New Roman" w:hAnsi="Arial" w:cs="Arial"/>
          <w:color w:val="666666"/>
          <w:szCs w:val="27"/>
        </w:rPr>
        <w:br/>
      </w:r>
      <w:r w:rsidRPr="00582CA5">
        <w:rPr>
          <w:rFonts w:ascii="Arial" w:eastAsia="Times New Roman" w:hAnsi="Arial" w:cs="Arial"/>
          <w:color w:val="666666"/>
          <w:szCs w:val="27"/>
        </w:rPr>
        <w:lastRenderedPageBreak/>
        <w:t>2. </w:t>
      </w:r>
      <w:hyperlink r:id="rId12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技嘉</w:t>
        </w:r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GV -N208TTURBO-11GC RTX 2080 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Ti</w:t>
        </w:r>
        <w:proofErr w:type="spellEnd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 Turbo 11GB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$ 1399</w:t>
      </w:r>
      <w:r w:rsidRPr="00582CA5">
        <w:rPr>
          <w:rFonts w:eastAsia="Microsoft YaHei" w:cs="Microsoft YaHei" w:hint="eastAsia"/>
          <w:color w:val="666666"/>
          <w:szCs w:val="27"/>
        </w:rPr>
        <w:t>（</w:t>
      </w:r>
      <w:r w:rsidRPr="00582CA5">
        <w:rPr>
          <w:rFonts w:ascii="Arial" w:eastAsia="Times New Roman" w:hAnsi="Arial" w:cs="Arial"/>
          <w:color w:val="666666"/>
          <w:szCs w:val="27"/>
        </w:rPr>
        <w:t>03/21/2019</w:t>
      </w:r>
      <w:r w:rsidRPr="00582CA5">
        <w:rPr>
          <w:rFonts w:eastAsia="Microsoft YaHei" w:cs="Microsoft YaHei" w:hint="eastAsia"/>
          <w:color w:val="666666"/>
          <w:szCs w:val="27"/>
        </w:rPr>
        <w:t>）</w:t>
      </w:r>
      <w:r w:rsidRPr="00582CA5">
        <w:rPr>
          <w:rFonts w:ascii="Arial" w:eastAsia="Times New Roman" w:hAnsi="Arial" w:cs="Arial"/>
          <w:color w:val="666666"/>
          <w:szCs w:val="27"/>
        </w:rPr>
        <w:br/>
        <w:t>3. 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"https://amzn.to/2UMiOUx"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ZOTAC</w:t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游戏</w:t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GeForce RTX 2080 </w:t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Ti</w:t>
      </w:r>
      <w:proofErr w:type="spellEnd"/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 Blower 11GB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$ 1299</w:t>
      </w:r>
      <w:r w:rsidRPr="00582CA5">
        <w:rPr>
          <w:rFonts w:eastAsia="Microsoft YaHei" w:cs="Microsoft YaHei" w:hint="eastAsia"/>
          <w:color w:val="666666"/>
          <w:szCs w:val="27"/>
        </w:rPr>
        <w:t>（</w:t>
      </w:r>
      <w:r w:rsidRPr="00582CA5">
        <w:rPr>
          <w:rFonts w:ascii="Arial" w:eastAsia="Times New Roman" w:hAnsi="Arial" w:cs="Arial"/>
          <w:color w:val="666666"/>
          <w:szCs w:val="27"/>
        </w:rPr>
        <w:t>03/21/2019</w:t>
      </w:r>
      <w:r w:rsidRPr="00582CA5">
        <w:rPr>
          <w:rFonts w:eastAsia="Microsoft YaHei" w:cs="Microsoft YaHei"/>
          <w:color w:val="666666"/>
          <w:szCs w:val="27"/>
        </w:rPr>
        <w:t>）</w:t>
      </w:r>
    </w:p>
    <w:p w:rsidR="00FC7B6E" w:rsidRPr="00582CA5" w:rsidRDefault="00FC7B6E" w:rsidP="00582CA5">
      <w:pPr>
        <w:pStyle w:val="Heading2"/>
      </w:pPr>
      <w:r w:rsidRPr="00582CA5">
        <w:t>20</w:t>
      </w:r>
      <w:r w:rsidRPr="00582CA5">
        <w:rPr>
          <w:rFonts w:hint="eastAsia"/>
        </w:rPr>
        <w:t>线程</w:t>
      </w:r>
      <w:r w:rsidRPr="00582CA5">
        <w:t>CPU</w:t>
      </w:r>
      <w:r w:rsidRPr="00582CA5">
        <w:rPr>
          <w:rFonts w:hint="eastAsia"/>
        </w:rPr>
        <w:t>（处理器</w:t>
      </w:r>
      <w:r w:rsidRPr="00582CA5">
        <w:t>）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noProof/>
          <w:color w:val="666666"/>
          <w:szCs w:val="27"/>
        </w:rPr>
        <w:drawing>
          <wp:inline distT="0" distB="0" distL="0" distR="0">
            <wp:extent cx="954405" cy="715645"/>
            <wp:effectExtent l="0" t="0" r="0" b="8255"/>
            <wp:docPr id="9" name="Picture 9" descr="中央处理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中央处理器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hyperlink r:id="rId14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英特尔酷睿</w:t>
        </w:r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i9-9820X 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Skylake</w:t>
        </w:r>
        <w:proofErr w:type="spellEnd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 X 10</w:t>
        </w:r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核</w:t>
        </w:r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3.3Ghz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850</w:t>
      </w:r>
      <w:r w:rsidRPr="00582CA5">
        <w:rPr>
          <w:rFonts w:eastAsia="Microsoft YaHei" w:cs="Microsoft YaHei" w:hint="eastAsia"/>
          <w:color w:val="DC143C"/>
          <w:szCs w:val="27"/>
        </w:rPr>
        <w:t>美</w:t>
      </w:r>
      <w:r w:rsidRPr="00582CA5">
        <w:rPr>
          <w:rFonts w:eastAsia="Microsoft YaHei" w:cs="Microsoft YaHei"/>
          <w:color w:val="DC143C"/>
          <w:szCs w:val="27"/>
        </w:rPr>
        <w:t>元</w:t>
      </w:r>
    </w:p>
    <w:p w:rsidR="00FC7B6E" w:rsidRPr="00582CA5" w:rsidRDefault="00FC7B6E" w:rsidP="00582CA5">
      <w:pPr>
        <w:pStyle w:val="Heading2"/>
      </w:pPr>
      <w:r w:rsidRPr="00582CA5">
        <w:t>X299</w:t>
      </w:r>
      <w:r w:rsidRPr="00582CA5">
        <w:rPr>
          <w:rFonts w:hint="eastAsia"/>
        </w:rPr>
        <w:t>主板（所有其他</w:t>
      </w:r>
      <w:r w:rsidR="00C74D94" w:rsidRPr="00582CA5">
        <w:rPr>
          <w:rFonts w:hint="eastAsia"/>
        </w:rPr>
        <w:t>配件</w:t>
      </w:r>
      <w:r w:rsidRPr="00582CA5">
        <w:rPr>
          <w:rFonts w:hint="eastAsia"/>
        </w:rPr>
        <w:t>与此连接</w:t>
      </w:r>
      <w:r w:rsidRPr="00582CA5">
        <w:t>）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noProof/>
          <w:color w:val="666666"/>
          <w:szCs w:val="27"/>
        </w:rPr>
        <w:drawing>
          <wp:inline distT="0" distB="0" distL="0" distR="0">
            <wp:extent cx="954405" cy="715645"/>
            <wp:effectExtent l="0" t="0" r="0" b="8255"/>
            <wp:docPr id="8" name="Picture 8" descr="母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母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hyperlink r:id="rId16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华硕</w:t>
        </w:r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WS X299 SAGE LGA 2066 Intel X299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$ 492.26</w:t>
      </w:r>
    </w:p>
    <w:p w:rsidR="00FC7B6E" w:rsidRPr="00582CA5" w:rsidRDefault="00597C79" w:rsidP="00582CA5">
      <w:pPr>
        <w:pStyle w:val="Heading2"/>
      </w:pPr>
      <w:r w:rsidRPr="00582CA5">
        <w:rPr>
          <w:rFonts w:hint="eastAsia"/>
        </w:rPr>
        <w:t>机箱</w:t>
      </w:r>
      <w:r w:rsidR="00FC7B6E" w:rsidRPr="00582CA5">
        <w:rPr>
          <w:rFonts w:hint="eastAsia"/>
        </w:rPr>
        <w:t>（盒子里的东西都放进去了</w:t>
      </w:r>
      <w:r w:rsidR="00FC7B6E" w:rsidRPr="00582CA5">
        <w:t>）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noProof/>
          <w:color w:val="666666"/>
          <w:szCs w:val="27"/>
        </w:rPr>
        <w:drawing>
          <wp:inline distT="0" distB="0" distL="0" distR="0">
            <wp:extent cx="954405" cy="715645"/>
            <wp:effectExtent l="0" t="0" r="0" b="8255"/>
            <wp:docPr id="7" name="Picture 7" descr="案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案件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hyperlink r:id="rId18" w:history="1"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Corsair Carbide Series Air 540 ATX</w:t>
        </w:r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机箱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$ 130</w:t>
      </w:r>
      <w:r w:rsidRPr="00582CA5">
        <w:rPr>
          <w:rFonts w:ascii="Arial" w:eastAsia="Times New Roman" w:hAnsi="Arial" w:cs="Arial"/>
          <w:color w:val="666666"/>
          <w:szCs w:val="27"/>
        </w:rPr>
        <w:br/>
      </w:r>
      <w:r w:rsidRPr="00582CA5">
        <w:rPr>
          <w:rFonts w:eastAsia="Microsoft YaHei" w:cs="Microsoft YaHei" w:hint="eastAsia"/>
          <w:color w:val="666666"/>
          <w:szCs w:val="27"/>
        </w:rPr>
        <w:t>其他选项：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"https://amzn.to/2CxFKQn"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CORSAIR CARBIDE AIR 740 ATX</w:t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机箱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$ 149</w:t>
      </w:r>
      <w:r w:rsidRPr="00582CA5">
        <w:rPr>
          <w:rFonts w:eastAsia="Microsoft YaHei" w:cs="Microsoft YaHei" w:hint="eastAsia"/>
          <w:color w:val="666666"/>
          <w:szCs w:val="27"/>
        </w:rPr>
        <w:t>（</w:t>
      </w:r>
      <w:r w:rsidRPr="00582CA5">
        <w:rPr>
          <w:rFonts w:ascii="Arial" w:eastAsia="Times New Roman" w:hAnsi="Arial" w:cs="Arial"/>
          <w:color w:val="666666"/>
          <w:szCs w:val="27"/>
        </w:rPr>
        <w:t>03/21/2019</w:t>
      </w:r>
      <w:r w:rsidRPr="00582CA5">
        <w:rPr>
          <w:rFonts w:eastAsia="Microsoft YaHei" w:cs="Microsoft YaHei"/>
          <w:color w:val="666666"/>
          <w:szCs w:val="27"/>
        </w:rPr>
        <w:t>）</w:t>
      </w:r>
    </w:p>
    <w:p w:rsidR="00FC7B6E" w:rsidRPr="00582CA5" w:rsidRDefault="00FC7B6E" w:rsidP="00582CA5">
      <w:pPr>
        <w:pStyle w:val="Heading2"/>
      </w:pPr>
      <w:r w:rsidRPr="00582CA5">
        <w:t>2TB m.2 SSD</w:t>
      </w:r>
      <w:r w:rsidRPr="00582CA5">
        <w:rPr>
          <w:rFonts w:hint="eastAsia"/>
        </w:rPr>
        <w:t>（</w:t>
      </w:r>
      <w:proofErr w:type="gramStart"/>
      <w:r w:rsidR="00597C79" w:rsidRPr="00582CA5">
        <w:rPr>
          <w:rFonts w:hint="eastAsia"/>
        </w:rPr>
        <w:t>固态硬盘(</w:t>
      </w:r>
      <w:proofErr w:type="gramEnd"/>
      <w:r w:rsidR="00597C79" w:rsidRPr="00582CA5">
        <w:rPr>
          <w:rFonts w:hint="eastAsia"/>
        </w:rPr>
        <w:t>SSD)</w:t>
      </w:r>
      <w:r w:rsidR="00597C79" w:rsidRPr="00582CA5">
        <w:t xml:space="preserve"> - </w:t>
      </w:r>
      <w:r w:rsidR="00597C79" w:rsidRPr="00582CA5">
        <w:rPr>
          <w:rFonts w:hint="eastAsia"/>
        </w:rPr>
        <w:t>用于快速访问的</w:t>
      </w:r>
      <w:r w:rsidRPr="00582CA5">
        <w:rPr>
          <w:rFonts w:hint="eastAsia"/>
        </w:rPr>
        <w:t>持久性存储器</w:t>
      </w:r>
      <w:r w:rsidRPr="00582CA5">
        <w:t>）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noProof/>
          <w:color w:val="666666"/>
          <w:szCs w:val="27"/>
        </w:rPr>
        <w:drawing>
          <wp:inline distT="0" distB="0" distL="0" distR="0">
            <wp:extent cx="954405" cy="715645"/>
            <wp:effectExtent l="0" t="0" r="0" b="8255"/>
            <wp:docPr id="6" name="Picture 6" descr="固态硬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固态硬盘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hyperlink r:id="rId20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英特尔</w:t>
        </w:r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660p</w:t>
        </w:r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系列</w:t>
        </w:r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M.2 2280 2TB PCI-Express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280</w:t>
      </w:r>
      <w:r w:rsidRPr="00582CA5">
        <w:rPr>
          <w:rFonts w:eastAsia="Microsoft YaHei" w:cs="Microsoft YaHei" w:hint="eastAsia"/>
          <w:color w:val="DC143C"/>
          <w:szCs w:val="27"/>
        </w:rPr>
        <w:t>美元</w:t>
      </w:r>
      <w:r w:rsidRPr="00582CA5">
        <w:rPr>
          <w:rFonts w:ascii="Arial" w:eastAsia="Times New Roman" w:hAnsi="Arial" w:cs="Arial"/>
          <w:color w:val="666666"/>
          <w:szCs w:val="27"/>
        </w:rPr>
        <w:br/>
      </w:r>
      <w:r w:rsidRPr="00582CA5">
        <w:rPr>
          <w:rFonts w:eastAsia="Microsoft YaHei" w:cs="Microsoft YaHei" w:hint="eastAsia"/>
          <w:color w:val="666666"/>
          <w:szCs w:val="27"/>
        </w:rPr>
        <w:t>更新：在最近的版本中，我使用以下选项（速度提高</w:t>
      </w:r>
      <w:r w:rsidRPr="00582CA5">
        <w:rPr>
          <w:rFonts w:ascii="Arial" w:eastAsia="Times New Roman" w:hAnsi="Arial" w:cs="Arial"/>
          <w:color w:val="666666"/>
          <w:szCs w:val="27"/>
        </w:rPr>
        <w:t>2</w:t>
      </w:r>
      <w:r w:rsidRPr="00582CA5">
        <w:rPr>
          <w:rFonts w:eastAsia="Microsoft YaHei" w:cs="Microsoft YaHei" w:hint="eastAsia"/>
          <w:color w:val="666666"/>
          <w:szCs w:val="27"/>
        </w:rPr>
        <w:t>倍，存储</w:t>
      </w:r>
      <w:r w:rsidR="00CD426E">
        <w:rPr>
          <w:rFonts w:eastAsia="Microsoft YaHei" w:cs="Microsoft YaHei" w:hint="eastAsia"/>
          <w:color w:val="666666"/>
          <w:szCs w:val="27"/>
        </w:rPr>
        <w:t>减半</w:t>
      </w:r>
      <w:r w:rsidRPr="00582CA5">
        <w:rPr>
          <w:rFonts w:eastAsia="Microsoft YaHei" w:cs="Microsoft YaHei" w:hint="eastAsia"/>
          <w:color w:val="666666"/>
          <w:szCs w:val="27"/>
        </w:rPr>
        <w:t>，价格相近）：</w:t>
      </w:r>
      <w:r w:rsidRPr="00582CA5">
        <w:rPr>
          <w:rFonts w:ascii="Arial" w:eastAsia="Times New Roman" w:hAnsi="Arial" w:cs="Arial"/>
          <w:color w:val="666666"/>
          <w:szCs w:val="27"/>
        </w:rPr>
        <w:br/>
        <w:t>1. 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"https://amzn.to/2CvZxQe"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HP EX950 M.2 1TB </w:t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PCIe</w:t>
      </w:r>
      <w:proofErr w:type="spellEnd"/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 </w:t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NVMe</w:t>
      </w:r>
      <w:proofErr w:type="spellEnd"/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 NAND SSD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199</w:t>
      </w:r>
      <w:r w:rsidRPr="00582CA5">
        <w:rPr>
          <w:rFonts w:eastAsia="Microsoft YaHei" w:cs="Microsoft YaHei" w:hint="eastAsia"/>
          <w:color w:val="DC143C"/>
          <w:szCs w:val="27"/>
        </w:rPr>
        <w:t>美元</w:t>
      </w:r>
      <w:r w:rsidRPr="00582CA5">
        <w:rPr>
          <w:rFonts w:eastAsia="Microsoft YaHei" w:cs="Microsoft YaHei" w:hint="eastAsia"/>
          <w:color w:val="666666"/>
          <w:szCs w:val="27"/>
        </w:rPr>
        <w:t>（</w:t>
      </w:r>
      <w:r w:rsidRPr="00582CA5">
        <w:rPr>
          <w:rFonts w:ascii="Arial" w:eastAsia="Times New Roman" w:hAnsi="Arial" w:cs="Arial"/>
          <w:color w:val="666666"/>
          <w:szCs w:val="27"/>
        </w:rPr>
        <w:t>03/21/2019</w:t>
      </w:r>
      <w:r w:rsidRPr="00582CA5">
        <w:rPr>
          <w:rFonts w:eastAsia="Microsoft YaHei" w:cs="Microsoft YaHei" w:hint="eastAsia"/>
          <w:color w:val="666666"/>
          <w:szCs w:val="27"/>
        </w:rPr>
        <w:t>）</w:t>
      </w:r>
      <w:r w:rsidRPr="00582CA5">
        <w:rPr>
          <w:rFonts w:ascii="Arial" w:eastAsia="Times New Roman" w:hAnsi="Arial" w:cs="Arial"/>
          <w:color w:val="666666"/>
          <w:szCs w:val="27"/>
        </w:rPr>
        <w:br/>
        <w:t>2. </w:t>
      </w:r>
      <w:hyperlink r:id="rId21" w:history="1"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HP EX920 M.2 1TB 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PCIe</w:t>
        </w:r>
        <w:proofErr w:type="spellEnd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 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NVMe</w:t>
        </w:r>
        <w:proofErr w:type="spellEnd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 NAND SSD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$ 168</w:t>
      </w:r>
      <w:r w:rsidRPr="00582CA5">
        <w:rPr>
          <w:rFonts w:eastAsia="Microsoft YaHei" w:cs="Microsoft YaHei" w:hint="eastAsia"/>
          <w:color w:val="666666"/>
          <w:szCs w:val="27"/>
        </w:rPr>
        <w:t>（</w:t>
      </w:r>
      <w:r w:rsidRPr="00582CA5">
        <w:rPr>
          <w:rFonts w:ascii="Arial" w:eastAsia="Times New Roman" w:hAnsi="Arial" w:cs="Arial"/>
          <w:color w:val="666666"/>
          <w:szCs w:val="27"/>
        </w:rPr>
        <w:t>03/21/2019</w:t>
      </w:r>
      <w:r w:rsidRPr="00582CA5">
        <w:rPr>
          <w:rFonts w:eastAsia="Microsoft YaHei" w:cs="Microsoft YaHei" w:hint="eastAsia"/>
          <w:color w:val="666666"/>
          <w:szCs w:val="27"/>
        </w:rPr>
        <w:t>）</w:t>
      </w:r>
      <w:r w:rsidRPr="00582CA5">
        <w:rPr>
          <w:rFonts w:ascii="Arial" w:eastAsia="Times New Roman" w:hAnsi="Arial" w:cs="Arial"/>
          <w:color w:val="666666"/>
          <w:szCs w:val="27"/>
        </w:rPr>
        <w:br/>
        <w:t>3. </w:t>
      </w:r>
      <w:hyperlink r:id="rId22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三星</w:t>
        </w:r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970 EVO 1TB-NVMe 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PCIe</w:t>
        </w:r>
        <w:proofErr w:type="spellEnd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 M.2 SSD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$ 250</w:t>
      </w:r>
      <w:r w:rsidRPr="00582CA5">
        <w:rPr>
          <w:rFonts w:eastAsia="Microsoft YaHei" w:cs="Microsoft YaHei" w:hint="eastAsia"/>
          <w:color w:val="666666"/>
          <w:szCs w:val="27"/>
        </w:rPr>
        <w:t>（</w:t>
      </w:r>
      <w:r w:rsidRPr="00582CA5">
        <w:rPr>
          <w:rFonts w:ascii="Arial" w:eastAsia="Times New Roman" w:hAnsi="Arial" w:cs="Arial"/>
          <w:color w:val="666666"/>
          <w:szCs w:val="27"/>
        </w:rPr>
        <w:t>03/21/2019</w:t>
      </w:r>
      <w:r w:rsidRPr="00582CA5">
        <w:rPr>
          <w:rFonts w:eastAsia="Microsoft YaHei" w:cs="Microsoft YaHei"/>
          <w:color w:val="666666"/>
          <w:szCs w:val="27"/>
        </w:rPr>
        <w:t>）</w:t>
      </w:r>
    </w:p>
    <w:p w:rsidR="00FC7B6E" w:rsidRPr="00582CA5" w:rsidRDefault="00FC7B6E" w:rsidP="00582CA5">
      <w:pPr>
        <w:pStyle w:val="Heading2"/>
      </w:pPr>
      <w:r w:rsidRPr="00582CA5">
        <w:lastRenderedPageBreak/>
        <w:t>3TB</w:t>
      </w:r>
      <w:r w:rsidRPr="00582CA5">
        <w:rPr>
          <w:rFonts w:hint="eastAsia"/>
        </w:rPr>
        <w:t>硬盘驱动器（</w:t>
      </w:r>
      <w:r w:rsidR="00597C79" w:rsidRPr="00582CA5">
        <w:rPr>
          <w:rFonts w:hint="eastAsia"/>
        </w:rPr>
        <w:t>机械硬盘 -</w:t>
      </w:r>
      <w:r w:rsidRPr="00582CA5">
        <w:rPr>
          <w:rFonts w:hint="eastAsia"/>
        </w:rPr>
        <w:t>用于慢速访问</w:t>
      </w:r>
      <w:r w:rsidR="00597C79" w:rsidRPr="00582CA5">
        <w:rPr>
          <w:rFonts w:hint="eastAsia"/>
        </w:rPr>
        <w:t>的持久性存储</w:t>
      </w:r>
      <w:r w:rsidRPr="00582CA5">
        <w:t>）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noProof/>
          <w:color w:val="666666"/>
          <w:szCs w:val="27"/>
        </w:rPr>
        <w:drawing>
          <wp:inline distT="0" distB="0" distL="0" distR="0">
            <wp:extent cx="954405" cy="715645"/>
            <wp:effectExtent l="0" t="0" r="0" b="8255"/>
            <wp:docPr id="5" name="Picture 5" descr="固态硬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固态硬盘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hyperlink r:id="rId24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希捷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BarraCuda</w:t>
        </w:r>
        <w:proofErr w:type="spellEnd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 ST3000DM008 3TB 7200 RPM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85</w:t>
      </w:r>
      <w:r w:rsidRPr="00582CA5">
        <w:rPr>
          <w:rFonts w:eastAsia="Microsoft YaHei" w:cs="Microsoft YaHei" w:hint="eastAsia"/>
          <w:color w:val="DC143C"/>
          <w:szCs w:val="27"/>
        </w:rPr>
        <w:t>美</w:t>
      </w:r>
      <w:r w:rsidRPr="00582CA5">
        <w:rPr>
          <w:rFonts w:eastAsia="Microsoft YaHei" w:cs="Microsoft YaHei"/>
          <w:color w:val="DC143C"/>
          <w:szCs w:val="27"/>
        </w:rPr>
        <w:t>元</w:t>
      </w:r>
    </w:p>
    <w:p w:rsidR="00FC7B6E" w:rsidRPr="00582CA5" w:rsidRDefault="00FC7B6E" w:rsidP="00582CA5">
      <w:pPr>
        <w:pStyle w:val="Heading2"/>
      </w:pPr>
      <w:r w:rsidRPr="00582CA5">
        <w:t>128GB RAM</w:t>
      </w:r>
      <w:r w:rsidRPr="00582CA5">
        <w:rPr>
          <w:rFonts w:hint="eastAsia"/>
        </w:rPr>
        <w:t>（</w:t>
      </w:r>
      <w:r w:rsidR="00597C79" w:rsidRPr="00582CA5">
        <w:rPr>
          <w:rFonts w:hint="eastAsia"/>
        </w:rPr>
        <w:t>内存条</w:t>
      </w:r>
      <w:r w:rsidRPr="00582CA5">
        <w:t>）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noProof/>
          <w:color w:val="666666"/>
          <w:szCs w:val="27"/>
        </w:rPr>
        <w:drawing>
          <wp:inline distT="0" distB="0" distL="0" distR="0">
            <wp:extent cx="954405" cy="715645"/>
            <wp:effectExtent l="0" t="0" r="0" b="8255"/>
            <wp:docPr id="4" name="Picture 4" descr="显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显卡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hyperlink r:id="rId26" w:history="1"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8</w:t>
        </w:r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支</w:t>
        </w:r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CORSAIR Vengeance LPX 16GB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$ 740</w:t>
      </w:r>
      <w:r w:rsidRPr="00582CA5">
        <w:rPr>
          <w:rFonts w:eastAsia="Microsoft YaHei" w:cs="Microsoft YaHei" w:hint="eastAsia"/>
          <w:color w:val="DC143C"/>
          <w:szCs w:val="27"/>
        </w:rPr>
        <w:t>（每支</w:t>
      </w:r>
      <w:r w:rsidRPr="00582CA5">
        <w:rPr>
          <w:rFonts w:ascii="Arial" w:eastAsia="Times New Roman" w:hAnsi="Arial" w:cs="Arial"/>
          <w:color w:val="DC143C"/>
          <w:szCs w:val="27"/>
        </w:rPr>
        <w:t>$ 185</w:t>
      </w:r>
      <w:r w:rsidRPr="00582CA5">
        <w:rPr>
          <w:rFonts w:eastAsia="Microsoft YaHei" w:cs="Microsoft YaHei"/>
          <w:color w:val="DC143C"/>
          <w:szCs w:val="27"/>
        </w:rPr>
        <w:t>）</w:t>
      </w:r>
    </w:p>
    <w:p w:rsidR="00FC7B6E" w:rsidRPr="00582CA5" w:rsidRDefault="00FC7B6E" w:rsidP="00582CA5">
      <w:pPr>
        <w:pStyle w:val="Heading2"/>
      </w:pPr>
      <w:r w:rsidRPr="00582CA5">
        <w:t>1300</w:t>
      </w:r>
      <w:del w:id="0" w:author="Unknown">
        <w:r w:rsidRPr="00582CA5">
          <w:rPr>
            <w:rFonts w:hint="eastAsia"/>
          </w:rPr>
          <w:delText>瓦</w:delText>
        </w:r>
      </w:del>
      <w:r w:rsidRPr="00582CA5">
        <w:t> 1600W PSU</w:t>
      </w:r>
      <w:r w:rsidRPr="00582CA5">
        <w:rPr>
          <w:rFonts w:hint="eastAsia"/>
        </w:rPr>
        <w:t>（电源</w:t>
      </w:r>
      <w:r w:rsidRPr="00582CA5">
        <w:t>）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季节性</w:t>
      </w:r>
      <w:r w:rsidRPr="00582CA5">
        <w:rPr>
          <w:rFonts w:ascii="Arial" w:eastAsia="Times New Roman" w:hAnsi="Arial" w:cs="Arial"/>
          <w:color w:val="666666"/>
          <w:szCs w:val="27"/>
        </w:rPr>
        <w:t>PRIME 1300W 80+</w:t>
      </w:r>
      <w:r w:rsidRPr="00582CA5">
        <w:rPr>
          <w:rFonts w:eastAsia="Microsoft YaHei" w:cs="Microsoft YaHei" w:hint="eastAsia"/>
          <w:color w:val="666666"/>
          <w:szCs w:val="27"/>
        </w:rPr>
        <w:t>金牌电源，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del w:id="1" w:author="Unknown">
        <w:r w:rsidRPr="00582CA5">
          <w:rPr>
            <w:rFonts w:ascii="Arial" w:eastAsia="Times New Roman" w:hAnsi="Arial" w:cs="Arial"/>
            <w:color w:val="666666"/>
            <w:szCs w:val="27"/>
          </w:rPr>
          <w:delText> </w:delText>
        </w:r>
        <w:r w:rsidRPr="00582CA5">
          <w:rPr>
            <w:rFonts w:ascii="Arial" w:eastAsia="Times New Roman" w:hAnsi="Arial" w:cs="Arial"/>
            <w:color w:val="666666"/>
            <w:szCs w:val="27"/>
          </w:rPr>
          <w:delText> </w:delText>
        </w:r>
        <w:r w:rsidRPr="00582CA5">
          <w:rPr>
            <w:rFonts w:ascii="Arial" w:eastAsia="Times New Roman" w:hAnsi="Arial" w:cs="Arial"/>
            <w:color w:val="DC143C"/>
            <w:szCs w:val="27"/>
          </w:rPr>
          <w:delText>240</w:delText>
        </w:r>
        <w:r w:rsidRPr="00582CA5">
          <w:rPr>
            <w:rFonts w:eastAsia="Microsoft YaHei" w:cs="Microsoft YaHei" w:hint="eastAsia"/>
            <w:color w:val="DC143C"/>
            <w:szCs w:val="27"/>
          </w:rPr>
          <w:delText>美元</w:delText>
        </w:r>
      </w:del>
      <w:r w:rsidRPr="00582CA5">
        <w:rPr>
          <w:rFonts w:ascii="Arial" w:eastAsia="Times New Roman" w:hAnsi="Arial" w:cs="Arial"/>
          <w:color w:val="666666"/>
          <w:szCs w:val="27"/>
        </w:rPr>
        <w:br/>
      </w:r>
      <w:r w:rsidRPr="00582CA5">
        <w:rPr>
          <w:rFonts w:ascii="Arial" w:eastAsia="Times New Roman" w:hAnsi="Arial" w:cs="Arial"/>
          <w:noProof/>
          <w:color w:val="666666"/>
          <w:szCs w:val="27"/>
        </w:rPr>
        <w:drawing>
          <wp:inline distT="0" distB="0" distL="0" distR="0">
            <wp:extent cx="1192530" cy="890270"/>
            <wp:effectExtent l="0" t="0" r="7620" b="5080"/>
            <wp:docPr id="3" name="Picture 3" descr="显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显卡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hyperlink r:id="rId28" w:history="1"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EVGA 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SuperNOVA</w:t>
        </w:r>
        <w:proofErr w:type="spellEnd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 1600W P2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$ 347</w:t>
      </w:r>
      <w:r w:rsidRPr="00582CA5">
        <w:rPr>
          <w:rFonts w:ascii="Arial" w:eastAsia="Times New Roman" w:hAnsi="Arial" w:cs="Arial"/>
          <w:color w:val="666666"/>
          <w:szCs w:val="27"/>
        </w:rPr>
        <w:br/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更新</w:t>
      </w:r>
      <w:r w:rsidRPr="00582CA5">
        <w:rPr>
          <w:rFonts w:eastAsia="Microsoft YaHei" w:cs="Microsoft YaHei" w:hint="eastAsia"/>
          <w:color w:val="666666"/>
          <w:szCs w:val="27"/>
        </w:rPr>
        <w:t>：</w:t>
      </w:r>
      <w:r w:rsidR="00CD426E">
        <w:rPr>
          <w:rFonts w:eastAsia="Microsoft YaHei" w:cs="Microsoft YaHei" w:hint="eastAsia"/>
          <w:color w:val="666666"/>
          <w:szCs w:val="27"/>
        </w:rPr>
        <w:t>正在</w:t>
      </w:r>
      <w:r w:rsidRPr="00582CA5">
        <w:rPr>
          <w:rFonts w:eastAsia="Microsoft YaHei" w:cs="Microsoft YaHei" w:hint="eastAsia"/>
          <w:color w:val="666666"/>
          <w:szCs w:val="27"/>
        </w:rPr>
        <w:t>使用（更便宜）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"https://amzn.to/2UN5Vd5"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Rosewill</w:t>
      </w:r>
      <w:proofErr w:type="spellEnd"/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 HERCULES 1600W</w:t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黄金</w:t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PSU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$ 209</w:t>
      </w:r>
      <w:r w:rsidRPr="00582CA5">
        <w:rPr>
          <w:rFonts w:eastAsia="Microsoft YaHei" w:cs="Microsoft YaHei" w:hint="eastAsia"/>
          <w:color w:val="666666"/>
          <w:szCs w:val="27"/>
        </w:rPr>
        <w:t>（</w:t>
      </w:r>
      <w:r w:rsidRPr="00582CA5">
        <w:rPr>
          <w:rFonts w:ascii="Arial" w:eastAsia="Times New Roman" w:hAnsi="Arial" w:cs="Arial"/>
          <w:color w:val="666666"/>
          <w:szCs w:val="27"/>
        </w:rPr>
        <w:t>03/21/19</w:t>
      </w:r>
      <w:r w:rsidRPr="00582CA5">
        <w:rPr>
          <w:rFonts w:eastAsia="Microsoft YaHei" w:cs="Microsoft YaHei" w:hint="eastAsia"/>
          <w:color w:val="666666"/>
          <w:szCs w:val="27"/>
        </w:rPr>
        <w:t>）</w:t>
      </w:r>
      <w:r w:rsidRPr="00582CA5">
        <w:rPr>
          <w:rFonts w:ascii="Arial" w:eastAsia="Times New Roman" w:hAnsi="Arial" w:cs="Arial"/>
          <w:color w:val="666666"/>
          <w:szCs w:val="27"/>
        </w:rPr>
        <w:br/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警告</w:t>
      </w:r>
      <w:r w:rsidRPr="00582CA5">
        <w:rPr>
          <w:rFonts w:eastAsia="Microsoft YaHei" w:cs="Microsoft YaHei" w:hint="eastAsia"/>
          <w:color w:val="666666"/>
          <w:szCs w:val="27"/>
        </w:rPr>
        <w:t>：</w:t>
      </w:r>
      <w:r w:rsidR="00597C79" w:rsidRPr="00582CA5">
        <w:rPr>
          <w:rFonts w:asciiTheme="minorEastAsia" w:hAnsiTheme="minorEastAsia" w:cs="Arial" w:hint="eastAsia"/>
          <w:color w:val="666666"/>
          <w:szCs w:val="27"/>
        </w:rPr>
        <w:t>在</w:t>
      </w:r>
      <w:r w:rsidR="00597C79" w:rsidRPr="00582CA5">
        <w:rPr>
          <w:rFonts w:eastAsia="Microsoft YaHei" w:cs="Microsoft YaHei" w:hint="eastAsia"/>
          <w:color w:val="666666"/>
          <w:szCs w:val="27"/>
        </w:rPr>
        <w:t>分布式</w:t>
      </w:r>
      <w:r w:rsidR="00597C79" w:rsidRPr="00582CA5">
        <w:rPr>
          <w:rFonts w:ascii="Arial" w:eastAsia="Times New Roman" w:hAnsi="Arial" w:cs="Arial"/>
          <w:color w:val="666666"/>
          <w:szCs w:val="27"/>
        </w:rPr>
        <w:t>ImageNet / ResNet50</w:t>
      </w:r>
      <w:r w:rsidR="00597C79" w:rsidRPr="00582CA5">
        <w:rPr>
          <w:rFonts w:eastAsia="Microsoft YaHei" w:cs="Microsoft YaHei" w:hint="eastAsia"/>
          <w:color w:val="666666"/>
          <w:szCs w:val="27"/>
        </w:rPr>
        <w:t>基准测试</w:t>
      </w:r>
      <w:r w:rsidR="00597C79" w:rsidRPr="00582CA5">
        <w:rPr>
          <w:rFonts w:eastAsia="Microsoft YaHei" w:cs="Microsoft YaHei" w:hint="eastAsia"/>
          <w:color w:val="666666"/>
          <w:szCs w:val="27"/>
        </w:rPr>
        <w:t>中,</w:t>
      </w:r>
      <w:r w:rsidR="00597C79" w:rsidRPr="00582CA5">
        <w:rPr>
          <w:rFonts w:eastAsia="Microsoft YaHei" w:cs="Microsoft YaHei"/>
          <w:color w:val="666666"/>
          <w:szCs w:val="27"/>
        </w:rPr>
        <w:t xml:space="preserve"> </w:t>
      </w:r>
      <w:r w:rsidR="00CD426E" w:rsidRPr="00582CA5">
        <w:rPr>
          <w:rFonts w:ascii="Arial" w:eastAsia="Times New Roman" w:hAnsi="Arial" w:cs="Arial"/>
          <w:color w:val="666666"/>
          <w:szCs w:val="27"/>
        </w:rPr>
        <w:t>1300W PSU</w:t>
      </w:r>
      <w:r w:rsidR="00597C79" w:rsidRPr="00582CA5">
        <w:rPr>
          <w:rFonts w:eastAsia="Microsoft YaHei" w:cs="Microsoft YaHei" w:hint="eastAsia"/>
          <w:color w:val="666666"/>
          <w:szCs w:val="27"/>
        </w:rPr>
        <w:t>会</w:t>
      </w:r>
      <w:r w:rsidRPr="00582CA5">
        <w:rPr>
          <w:rFonts w:eastAsia="Microsoft YaHei" w:cs="Microsoft YaHei" w:hint="eastAsia"/>
          <w:color w:val="666666"/>
          <w:szCs w:val="27"/>
        </w:rPr>
        <w:t>导致重启动。</w:t>
      </w:r>
      <w:hyperlink r:id="rId29" w:history="1">
        <w:r w:rsidR="00CD426E">
          <w:rPr>
            <w:rFonts w:eastAsia="Microsoft YaHei" w:cs="Microsoft YaHei" w:hint="eastAsia"/>
            <w:color w:val="D4A259"/>
            <w:szCs w:val="27"/>
            <w:u w:val="single"/>
          </w:rPr>
          <w:t>其他人也遇到过这个问题</w:t>
        </w:r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。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增加到</w:t>
      </w:r>
      <w:r w:rsidRPr="00582CA5">
        <w:rPr>
          <w:rFonts w:ascii="Arial" w:eastAsia="Times New Roman" w:hAnsi="Arial" w:cs="Arial"/>
          <w:color w:val="666666"/>
          <w:szCs w:val="27"/>
        </w:rPr>
        <w:t>1600W</w:t>
      </w:r>
      <w:r w:rsidR="00597C79" w:rsidRPr="00582CA5">
        <w:rPr>
          <w:rFonts w:asciiTheme="minorEastAsia" w:hAnsiTheme="minorEastAsia" w:cs="Arial" w:hint="eastAsia"/>
          <w:color w:val="666666"/>
          <w:szCs w:val="27"/>
        </w:rPr>
        <w:t>后</w:t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="00CD426E">
        <w:rPr>
          <w:rFonts w:eastAsia="Microsoft YaHei" w:cs="Microsoft YaHei" w:hint="eastAsia"/>
          <w:color w:val="666666"/>
          <w:szCs w:val="27"/>
        </w:rPr>
        <w:t>该</w:t>
      </w:r>
      <w:r w:rsidRPr="00582CA5">
        <w:rPr>
          <w:rFonts w:eastAsia="Microsoft YaHei" w:cs="Microsoft YaHei" w:hint="eastAsia"/>
          <w:color w:val="666666"/>
          <w:szCs w:val="27"/>
        </w:rPr>
        <w:t>问题</w:t>
      </w:r>
      <w:r w:rsidR="00CD426E">
        <w:rPr>
          <w:rFonts w:eastAsia="Microsoft YaHei" w:cs="Microsoft YaHei" w:hint="eastAsia"/>
          <w:color w:val="666666"/>
          <w:szCs w:val="27"/>
        </w:rPr>
        <w:t>就</w:t>
      </w:r>
      <w:r w:rsidRPr="00582CA5">
        <w:rPr>
          <w:rFonts w:eastAsia="Microsoft YaHei" w:cs="Microsoft YaHei" w:hint="eastAsia"/>
          <w:color w:val="666666"/>
          <w:szCs w:val="27"/>
        </w:rPr>
        <w:t>解决了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CD426E" w:rsidP="00582CA5">
      <w:pPr>
        <w:pStyle w:val="Heading2"/>
      </w:pPr>
      <w:r>
        <w:rPr>
          <w:rFonts w:hint="eastAsia"/>
        </w:rPr>
        <w:t>制冷</w:t>
      </w:r>
      <w:r w:rsidR="00FC7B6E" w:rsidRPr="00582CA5">
        <w:rPr>
          <w:rFonts w:hint="eastAsia"/>
        </w:rPr>
        <w:t>（防止</w:t>
      </w:r>
      <w:r w:rsidR="00FC7B6E" w:rsidRPr="00582CA5">
        <w:t>CPU</w:t>
      </w:r>
      <w:r w:rsidR="00FC7B6E" w:rsidRPr="00582CA5">
        <w:rPr>
          <w:rFonts w:hint="eastAsia"/>
        </w:rPr>
        <w:t>过热</w:t>
      </w:r>
      <w:r w:rsidR="00FC7B6E" w:rsidRPr="00582CA5">
        <w:t>）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noProof/>
          <w:color w:val="666666"/>
          <w:szCs w:val="27"/>
        </w:rPr>
        <w:drawing>
          <wp:inline distT="0" distB="0" distL="0" distR="0">
            <wp:extent cx="954405" cy="715645"/>
            <wp:effectExtent l="0" t="0" r="0" b="8255"/>
            <wp:docPr id="2" name="Picture 2" descr="显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显卡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hyperlink r:id="rId31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海盗船</w:t>
        </w:r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Hydro Series H100i PRO</w:t>
        </w:r>
        <w:r w:rsidR="00CD426E">
          <w:rPr>
            <w:rFonts w:asciiTheme="minorEastAsia" w:hAnsiTheme="minorEastAsia" w:cs="Arial" w:hint="eastAsia"/>
            <w:color w:val="D4A259"/>
            <w:szCs w:val="27"/>
            <w:u w:val="single"/>
          </w:rPr>
          <w:t>静音版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110</w:t>
      </w:r>
      <w:r w:rsidRPr="00582CA5">
        <w:rPr>
          <w:rFonts w:eastAsia="Microsoft YaHei" w:cs="Microsoft YaHei" w:hint="eastAsia"/>
          <w:color w:val="DC143C"/>
          <w:szCs w:val="27"/>
        </w:rPr>
        <w:t>美</w:t>
      </w:r>
      <w:r w:rsidRPr="00582CA5">
        <w:rPr>
          <w:rFonts w:eastAsia="Microsoft YaHei" w:cs="Microsoft YaHei"/>
          <w:color w:val="DC143C"/>
          <w:szCs w:val="27"/>
        </w:rPr>
        <w:t>元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通过</w:t>
      </w:r>
      <w:r w:rsidRPr="00582CA5">
        <w:rPr>
          <w:rFonts w:ascii="Arial" w:eastAsia="Times New Roman" w:hAnsi="Arial" w:cs="Arial"/>
          <w:color w:val="666666"/>
          <w:szCs w:val="27"/>
        </w:rPr>
        <w:t>Newegg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"https://www.neweggbusiness.com/"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企业帐户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享受</w:t>
      </w:r>
      <w:r w:rsidRPr="00582CA5">
        <w:rPr>
          <w:rFonts w:ascii="Arial" w:eastAsia="Times New Roman" w:hAnsi="Arial" w:cs="Arial"/>
          <w:color w:val="666666"/>
          <w:szCs w:val="27"/>
        </w:rPr>
        <w:t>280</w:t>
      </w:r>
      <w:r w:rsidRPr="00582CA5">
        <w:rPr>
          <w:rFonts w:eastAsia="Microsoft YaHei" w:cs="Microsoft YaHei" w:hint="eastAsia"/>
          <w:color w:val="666666"/>
          <w:szCs w:val="27"/>
        </w:rPr>
        <w:t>美元的折扣并免税后，所有</w:t>
      </w:r>
      <w:r w:rsidR="00C74D94" w:rsidRPr="00582CA5">
        <w:rPr>
          <w:rFonts w:eastAsia="Microsoft YaHei" w:cs="Microsoft YaHei" w:hint="eastAsia"/>
          <w:color w:val="666666"/>
          <w:szCs w:val="27"/>
        </w:rPr>
        <w:t>配件</w:t>
      </w:r>
      <w:r w:rsidRPr="00582CA5">
        <w:rPr>
          <w:rFonts w:eastAsia="Microsoft YaHei" w:cs="Microsoft YaHei" w:hint="eastAsia"/>
          <w:color w:val="666666"/>
          <w:szCs w:val="27"/>
        </w:rPr>
        <w:t>的总成本为</w:t>
      </w:r>
      <w:r w:rsidRPr="00582CA5">
        <w:rPr>
          <w:rFonts w:ascii="Arial" w:eastAsia="Times New Roman" w:hAnsi="Arial" w:cs="Arial"/>
          <w:color w:val="666666"/>
          <w:szCs w:val="27"/>
        </w:rPr>
        <w:t>6200</w:t>
      </w:r>
      <w:r w:rsidRPr="00582CA5">
        <w:rPr>
          <w:rFonts w:eastAsia="Microsoft YaHei" w:cs="Microsoft YaHei" w:hint="eastAsia"/>
          <w:color w:val="666666"/>
          <w:szCs w:val="27"/>
        </w:rPr>
        <w:t>美元（</w:t>
      </w:r>
      <w:r w:rsidRPr="00582CA5">
        <w:rPr>
          <w:rFonts w:ascii="Arial" w:eastAsia="Times New Roman" w:hAnsi="Arial" w:cs="Arial"/>
          <w:color w:val="666666"/>
          <w:szCs w:val="27"/>
        </w:rPr>
        <w:t>PSU</w:t>
      </w:r>
      <w:r w:rsidRPr="00582CA5">
        <w:rPr>
          <w:rFonts w:eastAsia="Microsoft YaHei" w:cs="Microsoft YaHei" w:hint="eastAsia"/>
          <w:color w:val="666666"/>
          <w:szCs w:val="27"/>
        </w:rPr>
        <w:t>升级费用为</w:t>
      </w:r>
      <w:r w:rsidRPr="00582CA5">
        <w:rPr>
          <w:rFonts w:ascii="Arial" w:eastAsia="Times New Roman" w:hAnsi="Arial" w:cs="Arial"/>
          <w:color w:val="666666"/>
          <w:szCs w:val="27"/>
        </w:rPr>
        <w:t>+107</w:t>
      </w:r>
      <w:r w:rsidRPr="00582CA5">
        <w:rPr>
          <w:rFonts w:eastAsia="Microsoft YaHei" w:cs="Microsoft YaHei" w:hint="eastAsia"/>
          <w:color w:val="666666"/>
          <w:szCs w:val="27"/>
        </w:rPr>
        <w:t>美元）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597C79" w:rsidRPr="00582CA5" w:rsidRDefault="00FC7B6E" w:rsidP="00FC7B6E">
      <w:pPr>
        <w:shd w:val="clear" w:color="auto" w:fill="FFFFFF"/>
        <w:spacing w:after="0" w:afterAutospacing="0" w:line="240" w:lineRule="auto"/>
        <w:rPr>
          <w:rFonts w:eastAsia="Microsoft YaHei" w:cs="Microsoft YaHei"/>
          <w:color w:val="666666"/>
          <w:szCs w:val="27"/>
        </w:rPr>
      </w:pPr>
      <w:r w:rsidRPr="00582CA5">
        <w:rPr>
          <w:rFonts w:ascii="Arial" w:eastAsia="Times New Roman" w:hAnsi="Arial" w:cs="Arial"/>
          <w:noProof/>
          <w:color w:val="666666"/>
          <w:szCs w:val="27"/>
        </w:rPr>
        <w:lastRenderedPageBreak/>
        <w:drawing>
          <wp:inline distT="0" distB="0" distL="0" distR="0">
            <wp:extent cx="5772725" cy="4781550"/>
            <wp:effectExtent l="0" t="0" r="0" b="0"/>
            <wp:docPr id="1" name="Picture 1" descr="成品钻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成品钻机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81" cy="478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B6E" w:rsidRPr="00582CA5" w:rsidRDefault="00FC7B6E" w:rsidP="00FC7B6E">
      <w:pPr>
        <w:shd w:val="clear" w:color="auto" w:fill="FFFFFF"/>
        <w:spacing w:after="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完整的深度学习工作站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C74D94" w:rsidP="00582CA5">
      <w:pPr>
        <w:pStyle w:val="Heading1"/>
      </w:pPr>
      <w:r w:rsidRPr="00582CA5">
        <w:rPr>
          <w:rFonts w:hint="eastAsia"/>
        </w:rPr>
        <w:t>配件</w:t>
      </w:r>
      <w:r w:rsidR="00FC7B6E" w:rsidRPr="00582CA5">
        <w:rPr>
          <w:rFonts w:hint="eastAsia"/>
        </w:rPr>
        <w:t>注意事</w:t>
      </w:r>
      <w:r w:rsidR="00FC7B6E" w:rsidRPr="00582CA5">
        <w:t>项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选择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>RAM</w:t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和主板等</w:t>
      </w:r>
      <w:r w:rsidR="00C74D94" w:rsidRPr="00582CA5">
        <w:rPr>
          <w:rFonts w:eastAsia="Microsoft YaHei" w:cs="Microsoft YaHei" w:hint="eastAsia"/>
          <w:color w:val="666666"/>
          <w:szCs w:val="27"/>
        </w:rPr>
        <w:t>配件</w:t>
      </w:r>
      <w:r w:rsidRPr="00582CA5">
        <w:rPr>
          <w:rFonts w:eastAsia="Microsoft YaHei" w:cs="Microsoft YaHei" w:hint="eastAsia"/>
          <w:color w:val="666666"/>
          <w:szCs w:val="27"/>
        </w:rPr>
        <w:t>时，要牢记三个目标</w:t>
      </w:r>
      <w:r w:rsidRPr="00582CA5">
        <w:rPr>
          <w:rFonts w:eastAsia="Microsoft YaHei" w:cs="Microsoft YaHei"/>
          <w:color w:val="666666"/>
          <w:szCs w:val="27"/>
        </w:rPr>
        <w:t>：</w:t>
      </w:r>
    </w:p>
    <w:p w:rsidR="00FC7B6E" w:rsidRPr="00582CA5" w:rsidRDefault="00FC7B6E" w:rsidP="00FC7B6E">
      <w:pPr>
        <w:numPr>
          <w:ilvl w:val="0"/>
          <w:numId w:val="2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最大化速度和存储空间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2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避免</w:t>
      </w:r>
      <w:r w:rsidR="00C74D94" w:rsidRPr="00582CA5">
        <w:rPr>
          <w:rFonts w:eastAsia="Microsoft YaHei" w:cs="Microsoft YaHei" w:hint="eastAsia"/>
          <w:color w:val="666666"/>
          <w:szCs w:val="27"/>
        </w:rPr>
        <w:t>配件</w:t>
      </w:r>
      <w:r w:rsidRPr="00582CA5">
        <w:rPr>
          <w:rFonts w:eastAsia="Microsoft YaHei" w:cs="Microsoft YaHei" w:hint="eastAsia"/>
          <w:color w:val="666666"/>
          <w:szCs w:val="27"/>
        </w:rPr>
        <w:t>瓶颈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2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减少开支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下面，我列出了</w:t>
      </w:r>
      <w:r w:rsidR="00C74D94" w:rsidRPr="00582CA5">
        <w:rPr>
          <w:rFonts w:eastAsia="Microsoft YaHei" w:cs="Microsoft YaHei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中的每个</w:t>
      </w:r>
      <w:r w:rsidR="00C74D94" w:rsidRPr="00582CA5">
        <w:rPr>
          <w:rFonts w:eastAsia="Microsoft YaHei" w:cs="Microsoft YaHei" w:hint="eastAsia"/>
          <w:color w:val="666666"/>
          <w:szCs w:val="27"/>
        </w:rPr>
        <w:t>配件</w:t>
      </w:r>
      <w:r w:rsidRPr="00582CA5">
        <w:rPr>
          <w:rFonts w:eastAsia="Microsoft YaHei" w:cs="Microsoft YaHei" w:hint="eastAsia"/>
          <w:color w:val="666666"/>
          <w:szCs w:val="27"/>
        </w:rPr>
        <w:t>以及每个</w:t>
      </w:r>
      <w:r w:rsidR="00C74D94" w:rsidRPr="00582CA5">
        <w:rPr>
          <w:rFonts w:eastAsia="Microsoft YaHei" w:cs="Microsoft YaHei" w:hint="eastAsia"/>
          <w:color w:val="666666"/>
          <w:szCs w:val="27"/>
        </w:rPr>
        <w:t>配件</w:t>
      </w:r>
      <w:r w:rsidRPr="00582CA5">
        <w:rPr>
          <w:rFonts w:eastAsia="Microsoft YaHei" w:cs="Microsoft YaHei" w:hint="eastAsia"/>
          <w:color w:val="666666"/>
          <w:szCs w:val="27"/>
        </w:rPr>
        <w:t>的注意事项。列出</w:t>
      </w:r>
      <w:r w:rsidR="00C74D94" w:rsidRPr="00582CA5">
        <w:rPr>
          <w:rFonts w:eastAsia="Microsoft YaHei" w:cs="Microsoft YaHei" w:hint="eastAsia"/>
          <w:color w:val="666666"/>
          <w:szCs w:val="27"/>
        </w:rPr>
        <w:t>配件</w:t>
      </w:r>
      <w:r w:rsidRPr="00582CA5">
        <w:rPr>
          <w:rFonts w:eastAsia="Microsoft YaHei" w:cs="Microsoft YaHei" w:hint="eastAsia"/>
          <w:color w:val="666666"/>
          <w:szCs w:val="27"/>
        </w:rPr>
        <w:t>的顺序是它们对</w:t>
      </w:r>
      <w:r w:rsidR="00C74D94" w:rsidRPr="00582CA5">
        <w:rPr>
          <w:rFonts w:eastAsia="Microsoft YaHei" w:cs="Microsoft YaHei" w:hint="eastAsia"/>
          <w:color w:val="666666"/>
          <w:szCs w:val="27"/>
        </w:rPr>
        <w:t>训练</w:t>
      </w:r>
      <w:r w:rsidRPr="00582CA5">
        <w:rPr>
          <w:rFonts w:eastAsia="Microsoft YaHei" w:cs="Microsoft YaHei" w:hint="eastAsia"/>
          <w:color w:val="666666"/>
          <w:szCs w:val="27"/>
        </w:rPr>
        <w:t>深度学习模型的性能影响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582CA5">
      <w:pPr>
        <w:pStyle w:val="Heading2"/>
      </w:pPr>
      <w:r w:rsidRPr="00582CA5">
        <w:rPr>
          <w:rFonts w:hint="eastAsia"/>
        </w:rPr>
        <w:lastRenderedPageBreak/>
        <w:t>显</w:t>
      </w:r>
      <w:r w:rsidRPr="00582CA5">
        <w:t>卡</w:t>
      </w:r>
    </w:p>
    <w:p w:rsidR="00FC7B6E" w:rsidRPr="00582CA5" w:rsidRDefault="00FC7B6E" w:rsidP="00FC7B6E">
      <w:pPr>
        <w:numPr>
          <w:ilvl w:val="0"/>
          <w:numId w:val="3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color w:val="666666"/>
          <w:szCs w:val="27"/>
        </w:rPr>
        <w:t xml:space="preserve">RTX 2080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Ti</w:t>
      </w:r>
      <w:proofErr w:type="spellEnd"/>
      <w:r w:rsidR="00597C79" w:rsidRPr="00582CA5">
        <w:rPr>
          <w:rFonts w:asciiTheme="minorEastAsia" w:hAnsiTheme="minorEastAsia" w:cs="Arial" w:hint="eastAsia"/>
          <w:color w:val="666666"/>
          <w:szCs w:val="27"/>
        </w:rPr>
        <w:t>在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"https://www.videocardbenchmark.net/high_end_gpus.html"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="00597C79" w:rsidRPr="00582CA5">
        <w:rPr>
          <w:rFonts w:eastAsia="Microsoft YaHei" w:cs="Microsoft YaHei" w:hint="eastAsia"/>
          <w:color w:val="D4A259"/>
          <w:szCs w:val="27"/>
          <w:u w:val="single"/>
        </w:rPr>
        <w:t>评测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="00597C79" w:rsidRPr="00582CA5">
        <w:rPr>
          <w:rFonts w:asciiTheme="minorEastAsia" w:hAnsiTheme="minorEastAsia" w:cs="Arial" w:hint="eastAsia"/>
          <w:color w:val="666666"/>
          <w:szCs w:val="27"/>
        </w:rPr>
        <w:t>中被评为</w:t>
      </w:r>
      <w:r w:rsidRPr="00582CA5">
        <w:rPr>
          <w:rFonts w:eastAsia="Microsoft YaHei" w:cs="Microsoft YaHei" w:hint="eastAsia"/>
          <w:color w:val="666666"/>
          <w:szCs w:val="27"/>
        </w:rPr>
        <w:t>在</w:t>
      </w:r>
      <w:r w:rsidRPr="00582CA5">
        <w:rPr>
          <w:rFonts w:ascii="Arial" w:eastAsia="Times New Roman" w:hAnsi="Arial" w:cs="Arial"/>
          <w:color w:val="666666"/>
          <w:szCs w:val="27"/>
        </w:rPr>
        <w:t>$ 2500</w:t>
      </w:r>
      <w:r w:rsidR="00597C79" w:rsidRPr="00582CA5">
        <w:rPr>
          <w:rFonts w:asciiTheme="minorEastAsia" w:hAnsiTheme="minorEastAsia" w:cs="Arial" w:hint="eastAsia"/>
          <w:color w:val="666666"/>
          <w:szCs w:val="27"/>
        </w:rPr>
        <w:t>以下的</w:t>
      </w:r>
      <w:r w:rsidRPr="00582CA5">
        <w:rPr>
          <w:rFonts w:eastAsia="Microsoft YaHei" w:cs="Microsoft YaHei" w:hint="eastAsia"/>
          <w:color w:val="666666"/>
          <w:szCs w:val="27"/>
        </w:rPr>
        <w:t>最好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</w:p>
    <w:p w:rsidR="00FC7B6E" w:rsidRPr="00582CA5" w:rsidRDefault="00597C79" w:rsidP="00FC7B6E">
      <w:pPr>
        <w:numPr>
          <w:ilvl w:val="0"/>
          <w:numId w:val="3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购买第三方</w:t>
      </w:r>
      <w:r w:rsidR="008F30D0" w:rsidRPr="00582CA5">
        <w:rPr>
          <w:rFonts w:eastAsia="Microsoft YaHei" w:cs="Microsoft YaHei" w:hint="eastAsia"/>
          <w:color w:val="666666"/>
          <w:szCs w:val="27"/>
        </w:rPr>
        <w:t>GPU</w:t>
      </w:r>
      <w:r w:rsidR="00FC7B6E" w:rsidRPr="00582CA5">
        <w:rPr>
          <w:rFonts w:eastAsia="Microsoft YaHei" w:cs="Microsoft YaHei" w:hint="eastAsia"/>
          <w:color w:val="666666"/>
          <w:szCs w:val="27"/>
        </w:rPr>
        <w:t>（例如</w:t>
      </w:r>
      <w:r w:rsidR="00FC7B6E" w:rsidRPr="00582CA5">
        <w:rPr>
          <w:rFonts w:ascii="Arial" w:eastAsia="Times New Roman" w:hAnsi="Arial" w:cs="Arial"/>
          <w:color w:val="666666"/>
          <w:szCs w:val="27"/>
        </w:rPr>
        <w:t>EVGA</w:t>
      </w:r>
      <w:r w:rsidR="00FC7B6E" w:rsidRPr="00582CA5">
        <w:rPr>
          <w:rFonts w:eastAsia="Microsoft YaHei" w:cs="Microsoft YaHei" w:hint="eastAsia"/>
          <w:color w:val="666666"/>
          <w:szCs w:val="27"/>
        </w:rPr>
        <w:t>或</w:t>
      </w:r>
      <w:r w:rsidR="00FC7B6E" w:rsidRPr="00582CA5">
        <w:rPr>
          <w:rFonts w:ascii="Arial" w:eastAsia="Times New Roman" w:hAnsi="Arial" w:cs="Arial"/>
          <w:color w:val="666666"/>
          <w:szCs w:val="27"/>
        </w:rPr>
        <w:t>MSI</w:t>
      </w:r>
      <w:r w:rsidR="00FC7B6E" w:rsidRPr="00582CA5">
        <w:rPr>
          <w:rFonts w:eastAsia="Microsoft YaHei" w:cs="Microsoft YaHei" w:hint="eastAsia"/>
          <w:color w:val="666666"/>
          <w:szCs w:val="27"/>
        </w:rPr>
        <w:t>），而不是</w:t>
      </w:r>
      <w:r w:rsidR="00FC7B6E"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="00FC7B6E"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"https://www.nvidia.com/en-us/geforce/graphics-cards/rtx-2080-ti/" </w:instrText>
      </w:r>
      <w:r w:rsidR="00FC7B6E"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proofErr w:type="spellStart"/>
      <w:r w:rsidR="00FC7B6E" w:rsidRPr="00582CA5">
        <w:rPr>
          <w:rFonts w:ascii="Arial" w:eastAsia="Times New Roman" w:hAnsi="Arial" w:cs="Arial"/>
          <w:color w:val="D4A259"/>
          <w:szCs w:val="27"/>
          <w:u w:val="single"/>
        </w:rPr>
        <w:t>Nvidia</w:t>
      </w:r>
      <w:proofErr w:type="spellEnd"/>
      <w:r w:rsidR="008F30D0" w:rsidRPr="00582CA5">
        <w:rPr>
          <w:rFonts w:asciiTheme="minorEastAsia" w:hAnsiTheme="minorEastAsia" w:cs="Arial" w:hint="eastAsia"/>
          <w:color w:val="D4A259"/>
          <w:szCs w:val="27"/>
          <w:u w:val="single"/>
        </w:rPr>
        <w:t>标准卡</w:t>
      </w:r>
      <w:r w:rsidR="00FC7B6E" w:rsidRPr="00582CA5">
        <w:rPr>
          <w:rFonts w:ascii="Arial" w:eastAsia="Times New Roman" w:hAnsi="Arial" w:cs="Arial"/>
          <w:color w:val="666666"/>
          <w:szCs w:val="27"/>
        </w:rPr>
        <w:fldChar w:fldCharType="end"/>
      </w:r>
    </w:p>
    <w:p w:rsidR="00FC7B6E" w:rsidRPr="00582CA5" w:rsidRDefault="00FC7B6E" w:rsidP="00FC7B6E">
      <w:pPr>
        <w:numPr>
          <w:ilvl w:val="0"/>
          <w:numId w:val="3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使用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RTX 2080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Ti</w:t>
      </w:r>
      <w:proofErr w:type="spellEnd"/>
      <w:r w:rsidRPr="00582CA5">
        <w:rPr>
          <w:rFonts w:eastAsia="Microsoft YaHei" w:cs="Microsoft YaHei" w:hint="eastAsia"/>
          <w:color w:val="666666"/>
          <w:szCs w:val="27"/>
        </w:rPr>
        <w:t>，请注意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"https://www.tomshardware.com/news/rtx-2080-ti-gpu-defects-launch,37995.html"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过热问题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3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我的</w:t>
      </w:r>
      <w:r w:rsidR="00C74D94" w:rsidRPr="00582CA5">
        <w:rPr>
          <w:rFonts w:eastAsia="Microsoft YaHei" w:cs="Microsoft YaHei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不使用鼓风机风扇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（更便宜），但是鼓风机样式可能会产生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"https://www.youtube.com/watch?v=0domMRFG1Rw"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更好的性能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是任何深度学习机器中最重要的</w:t>
      </w:r>
      <w:r w:rsidR="00C74D94" w:rsidRPr="00582CA5">
        <w:rPr>
          <w:rFonts w:eastAsia="Microsoft YaHei" w:cs="Microsoft YaHei" w:hint="eastAsia"/>
          <w:color w:val="666666"/>
          <w:szCs w:val="27"/>
        </w:rPr>
        <w:t>配件</w:t>
      </w:r>
      <w:r w:rsidRPr="00582CA5">
        <w:rPr>
          <w:rFonts w:eastAsia="Microsoft YaHei" w:cs="Microsoft YaHei" w:hint="eastAsia"/>
          <w:color w:val="666666"/>
          <w:szCs w:val="27"/>
        </w:rPr>
        <w:t>。它也是最贵的。应该</w:t>
      </w:r>
      <w:r w:rsidR="00CD426E" w:rsidRPr="00582CA5">
        <w:rPr>
          <w:rFonts w:eastAsia="Microsoft YaHei" w:cs="Microsoft YaHei" w:hint="eastAsia"/>
          <w:color w:val="666666"/>
          <w:szCs w:val="27"/>
        </w:rPr>
        <w:t>首先</w:t>
      </w:r>
      <w:r w:rsidRPr="00582CA5">
        <w:rPr>
          <w:rFonts w:eastAsia="Microsoft YaHei" w:cs="Microsoft YaHei" w:hint="eastAsia"/>
          <w:color w:val="666666"/>
          <w:szCs w:val="27"/>
        </w:rPr>
        <w:t>确定要使用哪个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="00CD426E">
        <w:rPr>
          <w:rFonts w:eastAsia="Microsoft YaHei" w:cs="Microsoft YaHei" w:hint="eastAsia"/>
          <w:color w:val="666666"/>
          <w:szCs w:val="27"/>
        </w:rPr>
        <w:t>：配置</w:t>
      </w:r>
      <w:r w:rsidRPr="00582CA5">
        <w:rPr>
          <w:rFonts w:eastAsia="Microsoft YaHei" w:cs="Microsoft YaHei" w:hint="eastAsia"/>
          <w:color w:val="666666"/>
          <w:szCs w:val="27"/>
        </w:rPr>
        <w:t>中的</w:t>
      </w:r>
      <w:r w:rsidR="00CD426E" w:rsidRPr="00582CA5">
        <w:rPr>
          <w:rFonts w:eastAsia="Microsoft YaHei" w:cs="Microsoft YaHei" w:hint="eastAsia"/>
          <w:color w:val="666666"/>
          <w:szCs w:val="27"/>
        </w:rPr>
        <w:t>所有</w:t>
      </w:r>
      <w:r w:rsidRPr="00582CA5">
        <w:rPr>
          <w:rFonts w:eastAsia="Microsoft YaHei" w:cs="Microsoft YaHei" w:hint="eastAsia"/>
          <w:color w:val="666666"/>
          <w:szCs w:val="27"/>
        </w:rPr>
        <w:t>其他内容都将取决于此。有一些</w:t>
      </w:r>
      <w:hyperlink r:id="rId33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很棒的博客文章，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介绍了如何根据需要选择合适的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假设您需要高性能的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，我建议您</w:t>
      </w:r>
      <w:r w:rsidR="00CD426E">
        <w:rPr>
          <w:rFonts w:eastAsia="Microsoft YaHei" w:cs="Microsoft YaHei" w:hint="eastAsia"/>
          <w:color w:val="666666"/>
          <w:szCs w:val="27"/>
        </w:rPr>
        <w:t>别理</w:t>
      </w:r>
      <w:r w:rsidRPr="00582CA5">
        <w:rPr>
          <w:rFonts w:eastAsia="Microsoft YaHei" w:cs="Microsoft YaHei" w:hint="eastAsia"/>
          <w:color w:val="666666"/>
          <w:szCs w:val="27"/>
        </w:rPr>
        <w:t>营销</w:t>
      </w:r>
      <w:r w:rsidR="00CD426E">
        <w:rPr>
          <w:rFonts w:eastAsia="Microsoft YaHei" w:cs="Microsoft YaHei" w:hint="eastAsia"/>
          <w:color w:val="666666"/>
          <w:szCs w:val="27"/>
        </w:rPr>
        <w:t>噱头，</w:t>
      </w:r>
      <w:r w:rsidRPr="00582CA5">
        <w:rPr>
          <w:rFonts w:eastAsia="Microsoft YaHei" w:cs="Microsoft YaHei" w:hint="eastAsia"/>
          <w:color w:val="666666"/>
          <w:szCs w:val="27"/>
        </w:rPr>
        <w:t>只需购买</w:t>
      </w:r>
      <w:hyperlink r:id="rId34" w:history="1"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 xml:space="preserve">RTX 2080 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Ti</w:t>
        </w:r>
        <w:proofErr w:type="spellEnd"/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即可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。如果您想进行自己的研究并选择一款</w:t>
      </w:r>
      <w:hyperlink r:id="rId35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物有所值的</w:t>
        </w:r>
      </w:hyperlink>
      <w:r w:rsidRPr="00582CA5">
        <w:rPr>
          <w:rFonts w:ascii="Arial" w:eastAsia="Times New Roman" w:hAnsi="Arial" w:cs="Arial"/>
          <w:color w:val="666666"/>
          <w:szCs w:val="27"/>
        </w:rPr>
        <w:t> GPU</w:t>
      </w:r>
      <w:r w:rsidRPr="00582CA5">
        <w:rPr>
          <w:rFonts w:eastAsia="Microsoft YaHei" w:cs="Microsoft YaHei" w:hint="eastAsia"/>
          <w:color w:val="666666"/>
          <w:szCs w:val="27"/>
        </w:rPr>
        <w:t>，请查看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"https://www.videocardbenchmark.net/high_end_gpus.html"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videocardbenchmark.net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并选择价格范围内性能最高的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。除非您想支付</w:t>
      </w:r>
      <w:r w:rsidRPr="00582CA5">
        <w:rPr>
          <w:rFonts w:ascii="Arial" w:eastAsia="Times New Roman" w:hAnsi="Arial" w:cs="Arial"/>
          <w:color w:val="666666"/>
          <w:szCs w:val="27"/>
        </w:rPr>
        <w:t>2500</w:t>
      </w:r>
      <w:r w:rsidRPr="00582CA5">
        <w:rPr>
          <w:rFonts w:eastAsia="Microsoft YaHei" w:cs="Microsoft YaHei" w:hint="eastAsia"/>
          <w:color w:val="666666"/>
          <w:szCs w:val="27"/>
        </w:rPr>
        <w:t>美元</w:t>
      </w:r>
      <w:r w:rsidR="00CD426E">
        <w:rPr>
          <w:rFonts w:eastAsia="Microsoft YaHei" w:cs="Microsoft YaHei" w:hint="eastAsia"/>
          <w:color w:val="666666"/>
          <w:szCs w:val="27"/>
        </w:rPr>
        <w:t>以上的价格</w:t>
      </w:r>
      <w:r w:rsidRPr="00582CA5">
        <w:rPr>
          <w:rFonts w:eastAsia="Microsoft YaHei" w:cs="Microsoft YaHei" w:hint="eastAsia"/>
          <w:color w:val="666666"/>
          <w:szCs w:val="27"/>
        </w:rPr>
        <w:t>，否则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RTX 2080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Ti</w:t>
      </w:r>
      <w:proofErr w:type="spellEnd"/>
      <w:r w:rsidRPr="00582CA5">
        <w:rPr>
          <w:rFonts w:eastAsia="Microsoft YaHei" w:cs="Microsoft YaHei" w:hint="eastAsia"/>
          <w:color w:val="666666"/>
          <w:szCs w:val="27"/>
        </w:rPr>
        <w:t>是显而易见的选择。如果要降低</w:t>
      </w:r>
      <w:r w:rsidRPr="00582CA5">
        <w:rPr>
          <w:rFonts w:ascii="Arial" w:eastAsia="Times New Roman" w:hAnsi="Arial" w:cs="Arial"/>
          <w:color w:val="666666"/>
          <w:szCs w:val="27"/>
        </w:rPr>
        <w:t>30</w:t>
      </w:r>
      <w:r w:rsidRPr="00582CA5">
        <w:rPr>
          <w:rFonts w:eastAsia="Microsoft YaHei" w:cs="Microsoft YaHei" w:hint="eastAsia"/>
          <w:color w:val="666666"/>
          <w:szCs w:val="27"/>
        </w:rPr>
        <w:t>％的性能，您可以购买更便宜的</w:t>
      </w:r>
      <w:r w:rsidRPr="00582CA5">
        <w:rPr>
          <w:rFonts w:ascii="Arial" w:eastAsia="Times New Roman" w:hAnsi="Arial" w:cs="Arial"/>
          <w:color w:val="666666"/>
          <w:szCs w:val="27"/>
        </w:rPr>
        <w:t>RTX 2080</w:t>
      </w:r>
      <w:r w:rsidRPr="00582CA5">
        <w:rPr>
          <w:rFonts w:eastAsia="Microsoft YaHei" w:cs="Microsoft YaHei" w:hint="eastAsia"/>
          <w:color w:val="666666"/>
          <w:szCs w:val="27"/>
        </w:rPr>
        <w:t>或更</w:t>
      </w:r>
      <w:r w:rsidR="00CD426E">
        <w:rPr>
          <w:rFonts w:eastAsia="Microsoft YaHei" w:cs="Microsoft YaHei" w:hint="eastAsia"/>
          <w:color w:val="666666"/>
          <w:szCs w:val="27"/>
        </w:rPr>
        <w:t>早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GTX 1080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Ti</w:t>
      </w:r>
      <w:proofErr w:type="spellEnd"/>
      <w:r w:rsidRPr="00582CA5">
        <w:rPr>
          <w:rFonts w:eastAsia="Microsoft YaHei" w:cs="Microsoft YaHei" w:hint="eastAsia"/>
          <w:color w:val="666666"/>
          <w:szCs w:val="27"/>
        </w:rPr>
        <w:t>。无论选择哪种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，我都建议购买具有至少</w:t>
      </w:r>
      <w:r w:rsidRPr="00582CA5">
        <w:rPr>
          <w:rFonts w:ascii="Arial" w:eastAsia="Times New Roman" w:hAnsi="Arial" w:cs="Arial"/>
          <w:color w:val="666666"/>
          <w:szCs w:val="27"/>
        </w:rPr>
        <w:t>11GB</w:t>
      </w:r>
      <w:r w:rsidRPr="00582CA5">
        <w:rPr>
          <w:rFonts w:eastAsia="Microsoft YaHei" w:cs="Microsoft YaHei" w:hint="eastAsia"/>
          <w:color w:val="666666"/>
          <w:szCs w:val="27"/>
        </w:rPr>
        <w:t>内存的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，以进行最新的深度学习。这是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RTX 2080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Ti</w:t>
      </w:r>
      <w:proofErr w:type="spellEnd"/>
      <w:r w:rsidRPr="00582CA5">
        <w:rPr>
          <w:rFonts w:eastAsia="Microsoft YaHei" w:cs="Microsoft YaHei" w:hint="eastAsia"/>
          <w:color w:val="666666"/>
          <w:szCs w:val="27"/>
        </w:rPr>
        <w:t>的内存量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购买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RTX 2080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Ti</w:t>
      </w:r>
      <w:proofErr w:type="spellEnd"/>
      <w:r w:rsidRPr="00582CA5">
        <w:rPr>
          <w:rFonts w:eastAsia="Microsoft YaHei" w:cs="Microsoft YaHei" w:hint="eastAsia"/>
          <w:color w:val="666666"/>
          <w:szCs w:val="27"/>
        </w:rPr>
        <w:t>时，您会发现有成千上万的品牌：</w:t>
      </w:r>
      <w:r w:rsidRPr="00582CA5">
        <w:rPr>
          <w:rFonts w:ascii="Arial" w:eastAsia="Times New Roman" w:hAnsi="Arial" w:cs="Arial"/>
          <w:color w:val="666666"/>
          <w:szCs w:val="27"/>
        </w:rPr>
        <w:t>EVGA</w:t>
      </w:r>
      <w:r w:rsidRPr="00582CA5">
        <w:rPr>
          <w:rFonts w:eastAsia="Microsoft YaHei" w:cs="Microsoft YaHei" w:hint="eastAsia"/>
          <w:color w:val="666666"/>
          <w:szCs w:val="27"/>
        </w:rPr>
        <w:t>，技嘉，华硕，</w:t>
      </w:r>
      <w:r w:rsidRPr="00582CA5">
        <w:rPr>
          <w:rFonts w:ascii="Arial" w:eastAsia="Times New Roman" w:hAnsi="Arial" w:cs="Arial"/>
          <w:color w:val="666666"/>
          <w:szCs w:val="27"/>
        </w:rPr>
        <w:t>MSI…</w:t>
      </w:r>
      <w:r w:rsidRPr="00582CA5">
        <w:rPr>
          <w:rFonts w:eastAsia="Microsoft YaHei" w:cs="Microsoft YaHei" w:hint="eastAsia"/>
          <w:color w:val="666666"/>
          <w:szCs w:val="27"/>
        </w:rPr>
        <w:t>这些被称为</w:t>
      </w:r>
      <w:r w:rsidR="00CD426E">
        <w:rPr>
          <w:rFonts w:eastAsia="Microsoft YaHei" w:cs="Microsoft YaHei" w:hint="eastAsia"/>
          <w:color w:val="666666"/>
          <w:szCs w:val="27"/>
        </w:rPr>
        <w:t>第三方品牌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。您也可以直接从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Nvidia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eastAsia="Microsoft YaHei" w:cs="Microsoft YaHei" w:hint="eastAsia"/>
          <w:color w:val="666666"/>
          <w:szCs w:val="27"/>
        </w:rPr>
        <w:t>购买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"https://www.nvidia.com/en-us/geforce/graphics-cards/rtx-2080-ti/"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Nvidia</w:t>
      </w:r>
      <w:proofErr w:type="spellEnd"/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 </w:t>
      </w:r>
      <w:r w:rsidR="008F30D0" w:rsidRPr="00582CA5">
        <w:rPr>
          <w:rFonts w:asciiTheme="minorEastAsia" w:hAnsiTheme="minorEastAsia" w:cs="Arial" w:hint="eastAsia"/>
          <w:color w:val="D4A259"/>
          <w:szCs w:val="27"/>
          <w:u w:val="single"/>
        </w:rPr>
        <w:t>标准卡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。通常，如果要获得最佳性能，请</w:t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避免</w:t>
      </w:r>
      <w:r w:rsidRPr="00582CA5">
        <w:rPr>
          <w:rFonts w:eastAsia="Microsoft YaHei" w:cs="Microsoft YaHei" w:hint="eastAsia"/>
          <w:color w:val="666666"/>
          <w:szCs w:val="27"/>
        </w:rPr>
        <w:t>购买</w:t>
      </w:r>
      <w:r w:rsidR="00CD426E">
        <w:rPr>
          <w:rFonts w:eastAsia="Microsoft YaHei" w:cs="Microsoft YaHei" w:hint="eastAsia"/>
          <w:color w:val="666666"/>
          <w:szCs w:val="27"/>
        </w:rPr>
        <w:t>标准</w:t>
      </w:r>
      <w:r w:rsidR="008F30D0" w:rsidRPr="00582CA5">
        <w:rPr>
          <w:rFonts w:eastAsia="Microsoft YaHei" w:cs="Microsoft YaHei" w:hint="eastAsia"/>
          <w:color w:val="666666"/>
          <w:szCs w:val="27"/>
        </w:rPr>
        <w:t>卡</w:t>
      </w:r>
      <w:r w:rsidRPr="00582CA5">
        <w:rPr>
          <w:rFonts w:eastAsia="Microsoft YaHei" w:cs="Microsoft YaHei" w:hint="eastAsia"/>
          <w:color w:val="666666"/>
          <w:szCs w:val="27"/>
        </w:rPr>
        <w:t>。像</w:t>
      </w:r>
      <w:r w:rsidRPr="00582CA5">
        <w:rPr>
          <w:rFonts w:ascii="Arial" w:eastAsia="Times New Roman" w:hAnsi="Arial" w:cs="Arial"/>
          <w:color w:val="666666"/>
          <w:szCs w:val="27"/>
        </w:rPr>
        <w:t>EVGA</w:t>
      </w:r>
      <w:r w:rsidRPr="00582CA5">
        <w:rPr>
          <w:rFonts w:eastAsia="Microsoft YaHei" w:cs="Microsoft YaHei" w:hint="eastAsia"/>
          <w:color w:val="666666"/>
          <w:szCs w:val="27"/>
        </w:rPr>
        <w:t>这样的公司会为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创建定制案例，以优化性能，有时还会使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超频。</w:t>
      </w:r>
      <w:r w:rsidR="008F30D0" w:rsidRPr="00582CA5">
        <w:rPr>
          <w:rFonts w:eastAsia="Microsoft YaHei" w:cs="Microsoft YaHei" w:hint="eastAsia"/>
          <w:color w:val="666666"/>
          <w:szCs w:val="27"/>
        </w:rPr>
        <w:t>标准卡</w:t>
      </w:r>
      <w:r w:rsidRPr="00582CA5">
        <w:rPr>
          <w:rFonts w:eastAsia="Microsoft YaHei" w:cs="Microsoft YaHei" w:hint="eastAsia"/>
          <w:color w:val="666666"/>
          <w:szCs w:val="27"/>
        </w:rPr>
        <w:t>是</w:t>
      </w:r>
      <w:r w:rsidR="008F30D0" w:rsidRPr="00582CA5">
        <w:rPr>
          <w:rFonts w:eastAsia="Microsoft YaHei" w:cs="Microsoft YaHei" w:hint="eastAsia"/>
          <w:color w:val="666666"/>
          <w:szCs w:val="27"/>
        </w:rPr>
        <w:t>最早的设计</w:t>
      </w:r>
      <w:r w:rsidRPr="00582CA5">
        <w:rPr>
          <w:rFonts w:eastAsia="Microsoft YaHei" w:cs="Microsoft YaHei" w:hint="eastAsia"/>
          <w:iCs/>
          <w:color w:val="666666"/>
          <w:szCs w:val="27"/>
        </w:rPr>
        <w:t>，</w:t>
      </w:r>
      <w:r w:rsidRPr="00582CA5">
        <w:rPr>
          <w:rFonts w:eastAsia="Microsoft YaHei" w:cs="Microsoft YaHei" w:hint="eastAsia"/>
          <w:color w:val="666666"/>
          <w:szCs w:val="27"/>
        </w:rPr>
        <w:t>而并非总是</w:t>
      </w:r>
      <w:r w:rsidRPr="00582CA5">
        <w:rPr>
          <w:rFonts w:eastAsia="Microsoft YaHei" w:cs="Microsoft YaHei" w:hint="eastAsia"/>
          <w:iCs/>
          <w:color w:val="666666"/>
          <w:szCs w:val="27"/>
        </w:rPr>
        <w:t>最好的尝试</w:t>
      </w:r>
      <w:r w:rsidRPr="00582CA5">
        <w:rPr>
          <w:rFonts w:eastAsia="Microsoft YaHei" w:cs="Microsoft YaHei" w:hint="eastAsia"/>
          <w:color w:val="666666"/>
          <w:szCs w:val="27"/>
        </w:rPr>
        <w:t>。</w:t>
      </w:r>
      <w:r w:rsidR="008F30D0" w:rsidRPr="00582CA5">
        <w:rPr>
          <w:rFonts w:eastAsia="Microsoft YaHei" w:cs="Microsoft YaHei" w:hint="eastAsia"/>
          <w:color w:val="666666"/>
          <w:szCs w:val="27"/>
        </w:rPr>
        <w:t>第三方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通常具有</w:t>
      </w:r>
      <w:r w:rsidRPr="00582CA5">
        <w:rPr>
          <w:rFonts w:ascii="Arial" w:eastAsia="Times New Roman" w:hAnsi="Arial" w:cs="Arial"/>
          <w:color w:val="666666"/>
          <w:szCs w:val="27"/>
        </w:rPr>
        <w:t>1-3</w:t>
      </w:r>
      <w:r w:rsidRPr="00582CA5">
        <w:rPr>
          <w:rFonts w:eastAsia="Microsoft YaHei" w:cs="Microsoft YaHei" w:hint="eastAsia"/>
          <w:color w:val="666666"/>
          <w:szCs w:val="27"/>
        </w:rPr>
        <w:t>个风扇，据推测，更多的风扇可以提高性能。其中</w:t>
      </w:r>
      <w:r w:rsidR="00CD426E">
        <w:rPr>
          <w:rFonts w:eastAsia="Microsoft YaHei" w:cs="Microsoft YaHei" w:hint="eastAsia"/>
          <w:color w:val="666666"/>
          <w:szCs w:val="27"/>
        </w:rPr>
        <w:t>有</w:t>
      </w:r>
      <w:r w:rsidRPr="00582CA5">
        <w:rPr>
          <w:rFonts w:eastAsia="Microsoft YaHei" w:cs="Microsoft YaHei" w:hint="eastAsia"/>
          <w:color w:val="666666"/>
          <w:szCs w:val="27"/>
        </w:rPr>
        <w:t>一些只是</w:t>
      </w:r>
      <w:r w:rsidR="008F30D0" w:rsidRPr="00582CA5">
        <w:rPr>
          <w:rFonts w:eastAsia="Microsoft YaHei" w:cs="Microsoft YaHei" w:hint="eastAsia"/>
          <w:color w:val="666666"/>
          <w:szCs w:val="27"/>
        </w:rPr>
        <w:t>营销噱头</w:t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="008F30D0" w:rsidRPr="00582CA5">
        <w:rPr>
          <w:rFonts w:eastAsia="Microsoft YaHei" w:cs="Microsoft YaHei" w:hint="eastAsia"/>
          <w:color w:val="666666"/>
          <w:szCs w:val="27"/>
        </w:rPr>
        <w:t>一般有两个风扇就可以</w:t>
      </w:r>
      <w:r w:rsidRPr="00582CA5">
        <w:rPr>
          <w:rFonts w:eastAsia="Microsoft YaHei" w:cs="Microsoft YaHei" w:hint="eastAsia"/>
          <w:color w:val="666666"/>
          <w:szCs w:val="27"/>
        </w:rPr>
        <w:t>。这里的主要信息是：购买</w:t>
      </w:r>
      <w:r w:rsidRPr="00582CA5">
        <w:rPr>
          <w:rFonts w:ascii="Arial" w:eastAsia="Times New Roman" w:hAnsi="Arial" w:cs="Arial"/>
          <w:color w:val="666666"/>
          <w:szCs w:val="27"/>
        </w:rPr>
        <w:t>EVGA</w:t>
      </w:r>
      <w:r w:rsidRPr="00582CA5">
        <w:rPr>
          <w:rFonts w:eastAsia="Microsoft YaHei" w:cs="Microsoft YaHei" w:hint="eastAsia"/>
          <w:color w:val="666666"/>
          <w:szCs w:val="27"/>
        </w:rPr>
        <w:t>，技嘉，华硕或</w:t>
      </w:r>
      <w:r w:rsidRPr="00582CA5">
        <w:rPr>
          <w:rFonts w:ascii="Arial" w:eastAsia="Times New Roman" w:hAnsi="Arial" w:cs="Arial"/>
          <w:color w:val="666666"/>
          <w:szCs w:val="27"/>
        </w:rPr>
        <w:t>MSI</w:t>
      </w:r>
      <w:r w:rsidR="008F30D0" w:rsidRPr="00582CA5">
        <w:rPr>
          <w:rFonts w:eastAsia="Microsoft YaHei" w:cs="Microsoft YaHei" w:hint="eastAsia"/>
          <w:color w:val="666666"/>
          <w:szCs w:val="27"/>
        </w:rPr>
        <w:t>等第三方品牌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请注意，在</w:t>
      </w:r>
      <w:r w:rsidR="008F30D0" w:rsidRPr="00582CA5">
        <w:rPr>
          <w:rFonts w:eastAsia="Microsoft YaHei" w:cs="Microsoft YaHei" w:hint="eastAsia"/>
          <w:color w:val="666666"/>
          <w:szCs w:val="27"/>
        </w:rPr>
        <w:t>第三方</w:t>
      </w:r>
      <w:r w:rsidRPr="00582CA5">
        <w:rPr>
          <w:rFonts w:eastAsia="Microsoft YaHei" w:cs="Microsoft YaHei" w:hint="eastAsia"/>
          <w:color w:val="666666"/>
          <w:szCs w:val="27"/>
        </w:rPr>
        <w:t>品牌的</w:t>
      </w:r>
      <w:r w:rsidR="008F30D0" w:rsidRPr="00582CA5">
        <w:rPr>
          <w:rFonts w:eastAsia="Microsoft YaHei" w:cs="Microsoft YaHei" w:hint="eastAsia"/>
          <w:color w:val="666666"/>
          <w:szCs w:val="27"/>
        </w:rPr>
        <w:t>可</w:t>
      </w:r>
      <w:r w:rsidRPr="00582CA5">
        <w:rPr>
          <w:rFonts w:eastAsia="Microsoft YaHei" w:cs="Microsoft YaHei" w:hint="eastAsia"/>
          <w:color w:val="666666"/>
          <w:szCs w:val="27"/>
        </w:rPr>
        <w:t>选项中，您可能会看到不同的价格。超频的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="008F30D0" w:rsidRPr="00582CA5">
        <w:rPr>
          <w:rFonts w:eastAsia="Microsoft YaHei" w:cs="Microsoft YaHei" w:hint="eastAsia"/>
          <w:color w:val="666666"/>
          <w:szCs w:val="27"/>
        </w:rPr>
        <w:t>往往会花费更多，但通常会</w:t>
      </w:r>
      <w:r w:rsidR="003E0302">
        <w:rPr>
          <w:rFonts w:eastAsia="Microsoft YaHei" w:cs="Microsoft YaHei" w:hint="eastAsia"/>
          <w:color w:val="666666"/>
          <w:szCs w:val="27"/>
        </w:rPr>
        <w:t>有其他</w:t>
      </w:r>
      <w:r w:rsidR="008F30D0" w:rsidRPr="00582CA5">
        <w:rPr>
          <w:rFonts w:eastAsia="Microsoft YaHei" w:cs="Microsoft YaHei" w:hint="eastAsia"/>
          <w:color w:val="666666"/>
          <w:szCs w:val="27"/>
        </w:rPr>
        <w:t>牺牲</w:t>
      </w:r>
      <w:r w:rsidRPr="00582CA5">
        <w:rPr>
          <w:rFonts w:eastAsia="Microsoft YaHei" w:cs="Microsoft YaHei" w:hint="eastAsia"/>
          <w:color w:val="666666"/>
          <w:szCs w:val="27"/>
        </w:rPr>
        <w:t>，实际上并不能带来更好的性能。</w:t>
      </w:r>
      <w:r w:rsidR="008F30D0" w:rsidRPr="00582CA5">
        <w:rPr>
          <w:rFonts w:eastAsia="Microsoft YaHei" w:cs="Microsoft YaHei" w:hint="eastAsia"/>
          <w:color w:val="666666"/>
          <w:szCs w:val="27"/>
        </w:rPr>
        <w:t>所以通常</w:t>
      </w:r>
      <w:r w:rsidRPr="00582CA5">
        <w:rPr>
          <w:rFonts w:eastAsia="Microsoft YaHei" w:cs="Microsoft YaHei" w:hint="eastAsia"/>
          <w:color w:val="666666"/>
          <w:szCs w:val="27"/>
        </w:rPr>
        <w:t>买便宜的</w:t>
      </w:r>
      <w:r w:rsidR="008F30D0" w:rsidRPr="00582CA5">
        <w:rPr>
          <w:rFonts w:eastAsia="Microsoft YaHei" w:cs="Microsoft YaHei" w:hint="eastAsia"/>
          <w:color w:val="666666"/>
          <w:szCs w:val="27"/>
        </w:rPr>
        <w:t>即可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一些</w:t>
      </w:r>
      <w:r w:rsidR="008F30D0" w:rsidRPr="00582CA5">
        <w:rPr>
          <w:rFonts w:eastAsia="Microsoft YaHei" w:cs="Microsoft YaHei" w:hint="eastAsia"/>
          <w:color w:val="666666"/>
          <w:szCs w:val="27"/>
        </w:rPr>
        <w:t>用户</w:t>
      </w:r>
      <w:r w:rsidRPr="00582CA5">
        <w:rPr>
          <w:rFonts w:eastAsia="Microsoft YaHei" w:cs="Microsoft YaHei" w:hint="eastAsia"/>
          <w:color w:val="666666"/>
          <w:szCs w:val="27"/>
        </w:rPr>
        <w:t>抱怨</w:t>
      </w:r>
      <w:r w:rsidRPr="00582CA5">
        <w:rPr>
          <w:rFonts w:ascii="Arial" w:eastAsia="Times New Roman" w:hAnsi="Arial" w:cs="Arial"/>
          <w:color w:val="666666"/>
          <w:szCs w:val="27"/>
        </w:rPr>
        <w:t>RTX 2080 TI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"https://www.tomshardware.com/news/rtx-2080-ti-gpu-defects-launch,37995.html"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过热问题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。我在</w:t>
      </w:r>
      <w:r w:rsidR="00C74D94" w:rsidRPr="00582CA5">
        <w:rPr>
          <w:rFonts w:eastAsia="Microsoft YaHei" w:cs="Microsoft YaHei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中仅包含三个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的原因是为了增加散热量。如果没有问题，我将添加第四个</w:t>
      </w:r>
      <w:r w:rsidRPr="00582CA5">
        <w:rPr>
          <w:rFonts w:ascii="Arial" w:eastAsia="Times New Roman" w:hAnsi="Arial" w:cs="Arial"/>
          <w:color w:val="666666"/>
          <w:szCs w:val="27"/>
        </w:rPr>
        <w:t>RTX 2080 TI GPU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在这个版本我用</w:t>
      </w:r>
      <w:r w:rsidR="008F30D0" w:rsidRPr="00582CA5">
        <w:rPr>
          <w:rFonts w:eastAsia="Microsoft YaHei" w:cs="Microsoft YaHei" w:hint="eastAsia"/>
          <w:color w:val="666666"/>
          <w:szCs w:val="27"/>
        </w:rPr>
        <w:t>开放式风扇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，只是因为他们成本低。鼓风机式的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="008F30D0" w:rsidRPr="00582CA5">
        <w:rPr>
          <w:rFonts w:asciiTheme="minorEastAsia" w:hAnsiTheme="minorEastAsia" w:cs="Arial" w:hint="eastAsia"/>
          <w:color w:val="666666"/>
          <w:szCs w:val="27"/>
        </w:rPr>
        <w:t>直接把热气</w:t>
      </w:r>
      <w:r w:rsidRPr="00582CA5">
        <w:rPr>
          <w:rFonts w:eastAsia="Microsoft YaHei" w:cs="Microsoft YaHei" w:hint="eastAsia"/>
          <w:color w:val="666666"/>
          <w:szCs w:val="27"/>
        </w:rPr>
        <w:t>从机箱侧面</w:t>
      </w:r>
      <w:r w:rsidR="008F30D0" w:rsidRPr="00582CA5">
        <w:rPr>
          <w:rFonts w:eastAsia="Microsoft YaHei" w:cs="Microsoft YaHei" w:hint="eastAsia"/>
          <w:color w:val="666666"/>
          <w:szCs w:val="27"/>
        </w:rPr>
        <w:t>排出,</w:t>
      </w:r>
      <w:r w:rsidR="008F30D0" w:rsidRPr="00582CA5">
        <w:rPr>
          <w:rFonts w:eastAsia="Microsoft YaHei" w:cs="Microsoft YaHei"/>
          <w:color w:val="666666"/>
          <w:szCs w:val="27"/>
        </w:rPr>
        <w:t xml:space="preserve"> </w:t>
      </w:r>
      <w:r w:rsidRPr="00582CA5">
        <w:rPr>
          <w:rFonts w:eastAsia="Microsoft YaHei" w:cs="Microsoft YaHei" w:hint="eastAsia"/>
          <w:color w:val="666666"/>
          <w:szCs w:val="27"/>
        </w:rPr>
        <w:t>可能会</w:t>
      </w:r>
      <w:r w:rsidR="00BC3C90">
        <w:rPr>
          <w:rFonts w:eastAsia="Microsoft YaHei" w:cs="Microsoft YaHei" w:hint="eastAsia"/>
          <w:color w:val="666666"/>
          <w:szCs w:val="27"/>
        </w:rPr>
        <w:t>有</w:t>
      </w:r>
      <w:r w:rsidRPr="00582CA5">
        <w:rPr>
          <w:rFonts w:eastAsia="Microsoft YaHei" w:cs="Microsoft YaHei" w:hint="eastAsia"/>
          <w:color w:val="666666"/>
          <w:szCs w:val="27"/>
        </w:rPr>
        <w:t>更</w:t>
      </w:r>
      <w:r w:rsidR="001707CA">
        <w:rPr>
          <w:rFonts w:eastAsia="Microsoft YaHei" w:cs="Microsoft YaHei" w:hint="eastAsia"/>
          <w:color w:val="666666"/>
          <w:szCs w:val="27"/>
        </w:rPr>
        <w:t>好</w:t>
      </w:r>
      <w:r w:rsidRPr="00582CA5">
        <w:rPr>
          <w:rFonts w:eastAsia="Microsoft YaHei" w:cs="Microsoft YaHei" w:hint="eastAsia"/>
          <w:color w:val="666666"/>
          <w:szCs w:val="27"/>
        </w:rPr>
        <w:t>的性能。</w:t>
      </w:r>
      <w:r w:rsidR="008F30D0" w:rsidRPr="00582CA5">
        <w:rPr>
          <w:rFonts w:eastAsia="Microsoft YaHei" w:cs="Microsoft YaHei" w:hint="eastAsia"/>
          <w:color w:val="666666"/>
          <w:szCs w:val="27"/>
        </w:rPr>
        <w:t>因为</w:t>
      </w:r>
      <w:r w:rsidRPr="00582CA5">
        <w:rPr>
          <w:rFonts w:eastAsia="Microsoft YaHei" w:cs="Microsoft YaHei" w:hint="eastAsia"/>
          <w:color w:val="666666"/>
          <w:szCs w:val="27"/>
        </w:rPr>
        <w:t>主板</w:t>
      </w:r>
      <w:r w:rsidR="008F30D0" w:rsidRPr="00582CA5">
        <w:rPr>
          <w:rFonts w:eastAsia="Microsoft YaHei" w:cs="Microsoft YaHei" w:hint="eastAsia"/>
          <w:color w:val="666666"/>
          <w:szCs w:val="27"/>
        </w:rPr>
        <w:t>的原因</w:t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紧</w:t>
      </w:r>
      <w:r w:rsidR="008F30D0" w:rsidRPr="00582CA5">
        <w:rPr>
          <w:rFonts w:eastAsia="Microsoft YaHei" w:cs="Microsoft YaHei" w:hint="eastAsia"/>
          <w:color w:val="666666"/>
          <w:szCs w:val="27"/>
        </w:rPr>
        <w:t>紧挨在一起</w:t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="008F30D0" w:rsidRPr="00582CA5">
        <w:rPr>
          <w:rFonts w:eastAsia="Microsoft YaHei" w:cs="Microsoft YaHei" w:hint="eastAsia"/>
          <w:color w:val="666666"/>
          <w:szCs w:val="27"/>
        </w:rPr>
        <w:t>挡住了开放式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风</w:t>
      </w:r>
      <w:r w:rsidRPr="00582CA5">
        <w:rPr>
          <w:rFonts w:eastAsia="Microsoft YaHei" w:cs="Microsoft YaHei" w:hint="eastAsia"/>
          <w:color w:val="666666"/>
          <w:szCs w:val="27"/>
        </w:rPr>
        <w:lastRenderedPageBreak/>
        <w:t>扇。如果您购买</w:t>
      </w:r>
      <w:r w:rsidR="008F30D0" w:rsidRPr="00582CA5">
        <w:rPr>
          <w:rFonts w:eastAsia="Microsoft YaHei" w:cs="Microsoft YaHei" w:hint="eastAsia"/>
          <w:color w:val="666666"/>
          <w:szCs w:val="27"/>
        </w:rPr>
        <w:t>鼓风机</w:t>
      </w:r>
      <w:r w:rsidRPr="00582CA5">
        <w:rPr>
          <w:rFonts w:eastAsia="Microsoft YaHei" w:cs="Microsoft YaHei" w:hint="eastAsia"/>
          <w:color w:val="666666"/>
          <w:szCs w:val="27"/>
        </w:rPr>
        <w:t>式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="008F30D0" w:rsidRPr="00582CA5">
        <w:rPr>
          <w:rFonts w:eastAsia="Microsoft YaHei" w:cs="Microsoft YaHei" w:hint="eastAsia"/>
          <w:color w:val="666666"/>
          <w:szCs w:val="27"/>
        </w:rPr>
        <w:t>风扇</w:t>
      </w:r>
      <w:r w:rsidRPr="00582CA5">
        <w:rPr>
          <w:rFonts w:eastAsia="Microsoft YaHei" w:cs="Microsoft YaHei" w:hint="eastAsia"/>
          <w:color w:val="666666"/>
          <w:szCs w:val="27"/>
        </w:rPr>
        <w:t>可以</w:t>
      </w:r>
      <w:r w:rsidR="008F30D0" w:rsidRPr="00582CA5">
        <w:rPr>
          <w:rFonts w:eastAsia="Microsoft YaHei" w:cs="Microsoft YaHei" w:hint="eastAsia"/>
          <w:color w:val="666666"/>
          <w:szCs w:val="27"/>
        </w:rPr>
        <w:t>将气体从机箱侧面排出</w:t>
      </w:r>
      <w:r w:rsidR="00BF29B5" w:rsidRPr="00582CA5">
        <w:rPr>
          <w:rFonts w:eastAsia="Microsoft YaHei" w:cs="Microsoft YaHei" w:hint="eastAsia"/>
          <w:color w:val="666666"/>
          <w:szCs w:val="27"/>
        </w:rPr>
        <w:t>。您可以从</w:t>
      </w:r>
      <w:hyperlink r:id="rId36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此</w:t>
        </w:r>
        <w:r w:rsidR="00BF29B5" w:rsidRPr="00582CA5">
          <w:rPr>
            <w:rFonts w:eastAsia="Microsoft YaHei" w:cs="Microsoft YaHei" w:hint="eastAsia"/>
            <w:color w:val="D4A259"/>
            <w:szCs w:val="27"/>
            <w:u w:val="single"/>
          </w:rPr>
          <w:t>视频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了解</w:t>
      </w:r>
      <w:r w:rsidR="00BF29B5" w:rsidRPr="00582CA5">
        <w:rPr>
          <w:rFonts w:eastAsia="Microsoft YaHei" w:cs="Microsoft YaHei" w:hint="eastAsia"/>
          <w:color w:val="666666"/>
          <w:szCs w:val="27"/>
        </w:rPr>
        <w:t>更多有关这两种风扇差别的信息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582CA5">
      <w:pPr>
        <w:pStyle w:val="Heading2"/>
      </w:pPr>
      <w:r w:rsidRPr="00582CA5">
        <w:t>SSD</w:t>
      </w:r>
      <w:r w:rsidRPr="00582CA5">
        <w:rPr>
          <w:rFonts w:hint="eastAsia"/>
        </w:rPr>
        <w:t>（固态驱动器</w:t>
      </w:r>
      <w:r w:rsidRPr="00582CA5">
        <w:t>）</w:t>
      </w:r>
    </w:p>
    <w:p w:rsidR="00FC7B6E" w:rsidRPr="00582CA5" w:rsidRDefault="00FC7B6E" w:rsidP="00FC7B6E">
      <w:pPr>
        <w:numPr>
          <w:ilvl w:val="0"/>
          <w:numId w:val="4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color w:val="666666"/>
          <w:szCs w:val="27"/>
        </w:rPr>
        <w:t>SSD &lt;&gt; GPU</w:t>
      </w:r>
      <w:r w:rsidR="00BF29B5" w:rsidRPr="00582CA5">
        <w:rPr>
          <w:rFonts w:asciiTheme="minorEastAsia" w:hAnsiTheme="minorEastAsia" w:cs="Arial" w:hint="eastAsia"/>
          <w:color w:val="666666"/>
          <w:szCs w:val="27"/>
        </w:rPr>
        <w:t>间</w:t>
      </w:r>
      <w:r w:rsidRPr="00582CA5">
        <w:rPr>
          <w:rFonts w:eastAsia="Microsoft YaHei" w:cs="Microsoft YaHei" w:hint="eastAsia"/>
          <w:color w:val="666666"/>
          <w:szCs w:val="27"/>
        </w:rPr>
        <w:t>的数据传输可以</w:t>
      </w:r>
      <w:r w:rsidR="00BF29B5" w:rsidRPr="00582CA5">
        <w:rPr>
          <w:rFonts w:eastAsia="Microsoft YaHei" w:cs="Microsoft YaHei" w:hint="eastAsia"/>
          <w:color w:val="666666"/>
          <w:szCs w:val="27"/>
        </w:rPr>
        <w:t>说</w:t>
      </w:r>
      <w:r w:rsidRPr="00582CA5">
        <w:rPr>
          <w:rFonts w:eastAsia="Microsoft YaHei" w:cs="Microsoft YaHei" w:hint="eastAsia"/>
          <w:color w:val="666666"/>
          <w:szCs w:val="27"/>
        </w:rPr>
        <w:t>是深学习训练和预测的主要瓶颈</w:t>
      </w:r>
      <w:r w:rsidRPr="00582CA5">
        <w:rPr>
          <w:rFonts w:eastAsia="Microsoft YaHei" w:cs="Microsoft YaHei"/>
          <w:color w:val="666666"/>
          <w:szCs w:val="27"/>
        </w:rPr>
        <w:t>。</w:t>
      </w:r>
      <w:r w:rsidR="00BF29B5" w:rsidRPr="00582CA5">
        <w:rPr>
          <w:rFonts w:eastAsia="Microsoft YaHei" w:cs="Microsoft YaHei" w:hint="eastAsia"/>
          <w:color w:val="666666"/>
          <w:szCs w:val="27"/>
        </w:rPr>
        <w:t>(译注:考虑到计算时间不少,</w:t>
      </w:r>
      <w:r w:rsidR="00BF29B5" w:rsidRPr="00582CA5">
        <w:rPr>
          <w:rFonts w:eastAsia="Microsoft YaHei" w:cs="Microsoft YaHei"/>
          <w:color w:val="666666"/>
          <w:szCs w:val="27"/>
        </w:rPr>
        <w:t xml:space="preserve"> </w:t>
      </w:r>
      <w:r w:rsidR="00BF29B5" w:rsidRPr="00582CA5">
        <w:rPr>
          <w:rFonts w:eastAsia="Microsoft YaHei" w:cs="Microsoft YaHei" w:hint="eastAsia"/>
          <w:color w:val="666666"/>
          <w:szCs w:val="27"/>
        </w:rPr>
        <w:t>并且计算和数据载入是按批量异步的,</w:t>
      </w:r>
      <w:r w:rsidR="00BF29B5" w:rsidRPr="00582CA5">
        <w:rPr>
          <w:rFonts w:eastAsia="Microsoft YaHei" w:cs="Microsoft YaHei"/>
          <w:color w:val="666666"/>
          <w:szCs w:val="27"/>
        </w:rPr>
        <w:t xml:space="preserve"> </w:t>
      </w:r>
      <w:r w:rsidR="00BF29B5" w:rsidRPr="00582CA5">
        <w:rPr>
          <w:rFonts w:eastAsia="Microsoft YaHei" w:cs="Microsoft YaHei" w:hint="eastAsia"/>
          <w:color w:val="666666"/>
          <w:szCs w:val="27"/>
        </w:rPr>
        <w:t>实际上</w:t>
      </w:r>
      <w:r w:rsidR="00D36148" w:rsidRPr="00582CA5">
        <w:rPr>
          <w:rFonts w:eastAsia="Microsoft YaHei" w:cs="Microsoft YaHei" w:hint="eastAsia"/>
          <w:color w:val="666666"/>
          <w:szCs w:val="27"/>
        </w:rPr>
        <w:t>SSD速度的重要性</w:t>
      </w:r>
      <w:r w:rsidR="00BF29B5" w:rsidRPr="00582CA5">
        <w:rPr>
          <w:rFonts w:eastAsia="Microsoft YaHei" w:cs="Microsoft YaHei" w:hint="eastAsia"/>
          <w:color w:val="666666"/>
          <w:szCs w:val="27"/>
        </w:rPr>
        <w:t>没有这么严重</w:t>
      </w:r>
      <w:r w:rsidR="00D36148" w:rsidRPr="00582CA5">
        <w:rPr>
          <w:rFonts w:eastAsia="Microsoft YaHei" w:cs="Microsoft YaHei" w:hint="eastAsia"/>
          <w:color w:val="666666"/>
          <w:szCs w:val="27"/>
        </w:rPr>
        <w:t>,</w:t>
      </w:r>
      <w:r w:rsidR="00D36148" w:rsidRPr="00582CA5">
        <w:rPr>
          <w:rFonts w:eastAsia="Microsoft YaHei" w:cs="Microsoft YaHei"/>
          <w:color w:val="666666"/>
          <w:szCs w:val="27"/>
        </w:rPr>
        <w:t xml:space="preserve"> </w:t>
      </w:r>
      <w:r w:rsidR="00D36148" w:rsidRPr="00582CA5">
        <w:rPr>
          <w:rFonts w:eastAsia="Microsoft YaHei" w:cs="Microsoft YaHei" w:hint="eastAsia"/>
          <w:color w:val="666666"/>
          <w:szCs w:val="27"/>
        </w:rPr>
        <w:t>当然,</w:t>
      </w:r>
      <w:r w:rsidR="00D36148" w:rsidRPr="00582CA5">
        <w:rPr>
          <w:rFonts w:eastAsia="Microsoft YaHei" w:cs="Microsoft YaHei"/>
          <w:color w:val="666666"/>
          <w:szCs w:val="27"/>
        </w:rPr>
        <w:t xml:space="preserve"> </w:t>
      </w:r>
      <w:r w:rsidR="00D36148" w:rsidRPr="00582CA5">
        <w:rPr>
          <w:rFonts w:eastAsia="Microsoft YaHei" w:cs="Microsoft YaHei" w:hint="eastAsia"/>
          <w:color w:val="666666"/>
          <w:szCs w:val="27"/>
        </w:rPr>
        <w:t>低价格的</w:t>
      </w:r>
      <w:proofErr w:type="spellStart"/>
      <w:r w:rsidR="00D36148" w:rsidRPr="00582CA5">
        <w:rPr>
          <w:rFonts w:eastAsia="Microsoft YaHei" w:cs="Microsoft YaHei" w:hint="eastAsia"/>
          <w:color w:val="666666"/>
          <w:szCs w:val="27"/>
        </w:rPr>
        <w:t>N</w:t>
      </w:r>
      <w:r w:rsidR="00D36148" w:rsidRPr="00582CA5">
        <w:rPr>
          <w:rFonts w:eastAsia="Microsoft YaHei" w:cs="Microsoft YaHei"/>
          <w:color w:val="666666"/>
          <w:szCs w:val="27"/>
        </w:rPr>
        <w:t>VMe</w:t>
      </w:r>
      <w:proofErr w:type="spellEnd"/>
      <w:r w:rsidR="00D36148" w:rsidRPr="00582CA5">
        <w:rPr>
          <w:rFonts w:eastAsia="Microsoft YaHei" w:cs="Microsoft YaHei" w:hint="eastAsia"/>
          <w:color w:val="666666"/>
          <w:szCs w:val="27"/>
        </w:rPr>
        <w:t>以及m</w:t>
      </w:r>
      <w:r w:rsidR="00D36148" w:rsidRPr="00582CA5">
        <w:rPr>
          <w:rFonts w:eastAsia="Microsoft YaHei" w:cs="Microsoft YaHei"/>
          <w:color w:val="666666"/>
          <w:szCs w:val="27"/>
        </w:rPr>
        <w:t>.2</w:t>
      </w:r>
      <w:r w:rsidR="00D36148" w:rsidRPr="00582CA5">
        <w:rPr>
          <w:rFonts w:eastAsia="Microsoft YaHei" w:cs="Microsoft YaHei" w:hint="eastAsia"/>
          <w:color w:val="666666"/>
          <w:szCs w:val="27"/>
        </w:rPr>
        <w:t>接口都是值得的</w:t>
      </w:r>
      <w:r w:rsidR="00BF29B5" w:rsidRPr="00582CA5">
        <w:rPr>
          <w:rFonts w:eastAsia="Microsoft YaHei" w:cs="Microsoft YaHei" w:hint="eastAsia"/>
          <w:color w:val="666666"/>
          <w:szCs w:val="27"/>
        </w:rPr>
        <w:t>)</w:t>
      </w:r>
    </w:p>
    <w:p w:rsidR="00FC7B6E" w:rsidRPr="00582CA5" w:rsidRDefault="00FC7B6E" w:rsidP="00FC7B6E">
      <w:pPr>
        <w:numPr>
          <w:ilvl w:val="0"/>
          <w:numId w:val="4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color w:val="666666"/>
          <w:szCs w:val="27"/>
        </w:rPr>
        <w:t>m.2 SSD</w:t>
      </w:r>
      <w:r w:rsidRPr="00582CA5">
        <w:rPr>
          <w:rFonts w:eastAsia="Microsoft YaHei" w:cs="Microsoft YaHei" w:hint="eastAsia"/>
          <w:color w:val="666666"/>
          <w:szCs w:val="27"/>
        </w:rPr>
        <w:t>可以比标准</w:t>
      </w:r>
      <w:r w:rsidRPr="00582CA5">
        <w:rPr>
          <w:rFonts w:ascii="Arial" w:eastAsia="Times New Roman" w:hAnsi="Arial" w:cs="Arial"/>
          <w:color w:val="666666"/>
          <w:szCs w:val="27"/>
        </w:rPr>
        <w:t>SSD</w:t>
      </w:r>
      <w:r w:rsidRPr="00582CA5">
        <w:rPr>
          <w:rFonts w:eastAsia="Microsoft YaHei" w:cs="Microsoft YaHei" w:hint="eastAsia"/>
          <w:color w:val="666666"/>
          <w:szCs w:val="27"/>
        </w:rPr>
        <w:t>快</w:t>
      </w:r>
      <w:r w:rsidRPr="00582CA5">
        <w:rPr>
          <w:rFonts w:ascii="Arial" w:eastAsia="Times New Roman" w:hAnsi="Arial" w:cs="Arial"/>
          <w:color w:val="666666"/>
          <w:szCs w:val="27"/>
        </w:rPr>
        <w:t>7</w:t>
      </w:r>
      <w:r w:rsidRPr="00582CA5">
        <w:rPr>
          <w:rFonts w:eastAsia="Microsoft YaHei" w:cs="Microsoft YaHei" w:hint="eastAsia"/>
          <w:color w:val="666666"/>
          <w:szCs w:val="27"/>
        </w:rPr>
        <w:t>倍</w:t>
      </w:r>
      <w:r w:rsidRPr="00582CA5">
        <w:rPr>
          <w:rFonts w:eastAsia="Microsoft YaHei" w:cs="Microsoft YaHei"/>
          <w:color w:val="666666"/>
          <w:szCs w:val="27"/>
        </w:rPr>
        <w:t>。</w:t>
      </w:r>
      <w:r w:rsidR="00BF29B5" w:rsidRPr="00582CA5">
        <w:rPr>
          <w:rFonts w:eastAsia="Microsoft YaHei" w:cs="Microsoft YaHei" w:hint="eastAsia"/>
          <w:color w:val="666666"/>
          <w:szCs w:val="27"/>
        </w:rPr>
        <w:t>(译注:</w:t>
      </w:r>
      <w:r w:rsidR="00BF29B5" w:rsidRPr="00582CA5">
        <w:rPr>
          <w:rFonts w:eastAsia="Microsoft YaHei" w:cs="Microsoft YaHei"/>
          <w:color w:val="666666"/>
          <w:szCs w:val="27"/>
        </w:rPr>
        <w:t xml:space="preserve"> </w:t>
      </w:r>
      <w:r w:rsidR="00BF29B5" w:rsidRPr="00582CA5">
        <w:rPr>
          <w:rFonts w:eastAsia="Microsoft YaHei" w:cs="Microsoft YaHei" w:hint="eastAsia"/>
          <w:color w:val="666666"/>
          <w:szCs w:val="27"/>
        </w:rPr>
        <w:t>要m.</w:t>
      </w:r>
      <w:r w:rsidR="00BF29B5" w:rsidRPr="00582CA5">
        <w:rPr>
          <w:rFonts w:eastAsia="Microsoft YaHei" w:cs="Microsoft YaHei"/>
          <w:color w:val="666666"/>
          <w:szCs w:val="27"/>
        </w:rPr>
        <w:t>2</w:t>
      </w:r>
      <w:r w:rsidR="00BF29B5" w:rsidRPr="00582CA5">
        <w:rPr>
          <w:rFonts w:eastAsia="Microsoft YaHei" w:cs="Microsoft YaHei" w:hint="eastAsia"/>
          <w:color w:val="666666"/>
          <w:szCs w:val="27"/>
        </w:rPr>
        <w:t>的</w:t>
      </w:r>
      <w:proofErr w:type="spellStart"/>
      <w:r w:rsidR="00BF29B5" w:rsidRPr="00582CA5">
        <w:rPr>
          <w:rFonts w:eastAsia="Microsoft YaHei" w:cs="Microsoft YaHei" w:hint="eastAsia"/>
          <w:color w:val="666666"/>
          <w:szCs w:val="27"/>
        </w:rPr>
        <w:t>NVMe</w:t>
      </w:r>
      <w:proofErr w:type="spellEnd"/>
      <w:r w:rsidR="00BF29B5" w:rsidRPr="00582CA5">
        <w:rPr>
          <w:rFonts w:eastAsia="Microsoft YaHei" w:cs="Microsoft YaHei" w:hint="eastAsia"/>
          <w:color w:val="666666"/>
          <w:szCs w:val="27"/>
        </w:rPr>
        <w:t>协议的才行</w:t>
      </w:r>
      <w:r w:rsidR="00D36148" w:rsidRPr="00582CA5">
        <w:rPr>
          <w:rFonts w:eastAsia="Microsoft YaHei" w:cs="Microsoft YaHei" w:hint="eastAsia"/>
          <w:color w:val="666666"/>
          <w:szCs w:val="27"/>
        </w:rPr>
        <w:t>,</w:t>
      </w:r>
      <w:r w:rsidR="00D36148" w:rsidRPr="00582CA5">
        <w:rPr>
          <w:rFonts w:eastAsia="Microsoft YaHei" w:cs="Microsoft YaHei"/>
          <w:color w:val="666666"/>
          <w:szCs w:val="27"/>
        </w:rPr>
        <w:t xml:space="preserve"> </w:t>
      </w:r>
      <w:r w:rsidR="00D36148" w:rsidRPr="00582CA5">
        <w:rPr>
          <w:rFonts w:eastAsia="Microsoft YaHei" w:cs="Microsoft YaHei" w:hint="eastAsia"/>
          <w:color w:val="666666"/>
          <w:szCs w:val="27"/>
        </w:rPr>
        <w:t>m.</w:t>
      </w:r>
      <w:r w:rsidR="00D36148" w:rsidRPr="00582CA5">
        <w:rPr>
          <w:rFonts w:eastAsia="Microsoft YaHei" w:cs="Microsoft YaHei"/>
          <w:color w:val="666666"/>
          <w:szCs w:val="27"/>
        </w:rPr>
        <w:t>2</w:t>
      </w:r>
      <w:r w:rsidR="00D36148" w:rsidRPr="00582CA5">
        <w:rPr>
          <w:rFonts w:eastAsia="Microsoft YaHei" w:cs="Microsoft YaHei" w:hint="eastAsia"/>
          <w:color w:val="666666"/>
          <w:szCs w:val="27"/>
        </w:rPr>
        <w:t>是接口,</w:t>
      </w:r>
      <w:r w:rsidR="00D36148" w:rsidRPr="00582CA5">
        <w:rPr>
          <w:rFonts w:eastAsia="Microsoft YaHei" w:cs="Microsoft YaHei"/>
          <w:color w:val="666666"/>
          <w:szCs w:val="27"/>
        </w:rPr>
        <w:t xml:space="preserve"> </w:t>
      </w:r>
      <w:r w:rsidR="00D36148" w:rsidRPr="00582CA5">
        <w:rPr>
          <w:rFonts w:eastAsia="Microsoft YaHei" w:cs="Microsoft YaHei" w:hint="eastAsia"/>
          <w:color w:val="666666"/>
          <w:szCs w:val="27"/>
        </w:rPr>
        <w:t>快是快在</w:t>
      </w:r>
      <w:proofErr w:type="spellStart"/>
      <w:r w:rsidR="00D36148" w:rsidRPr="00582CA5">
        <w:rPr>
          <w:rFonts w:eastAsia="Microsoft YaHei" w:cs="Microsoft YaHei" w:hint="eastAsia"/>
          <w:color w:val="666666"/>
          <w:szCs w:val="27"/>
        </w:rPr>
        <w:t>NVMe</w:t>
      </w:r>
      <w:proofErr w:type="spellEnd"/>
      <w:r w:rsidR="00D36148" w:rsidRPr="00582CA5">
        <w:rPr>
          <w:rFonts w:eastAsia="Microsoft YaHei" w:cs="Microsoft YaHei" w:hint="eastAsia"/>
          <w:color w:val="666666"/>
          <w:szCs w:val="27"/>
        </w:rPr>
        <w:t>比AHCI快</w:t>
      </w:r>
      <w:r w:rsidR="00BF29B5" w:rsidRPr="00582CA5">
        <w:rPr>
          <w:rFonts w:eastAsia="Microsoft YaHei" w:cs="Microsoft YaHei" w:hint="eastAsia"/>
          <w:color w:val="666666"/>
          <w:szCs w:val="27"/>
        </w:rPr>
        <w:t>,</w:t>
      </w:r>
      <w:r w:rsidR="00BF29B5" w:rsidRPr="00582CA5">
        <w:rPr>
          <w:rFonts w:eastAsia="Microsoft YaHei" w:cs="Microsoft YaHei"/>
          <w:color w:val="666666"/>
          <w:szCs w:val="27"/>
        </w:rPr>
        <w:t xml:space="preserve"> </w:t>
      </w:r>
      <w:r w:rsidR="00BF29B5" w:rsidRPr="00582CA5">
        <w:rPr>
          <w:rFonts w:eastAsia="Microsoft YaHei" w:cs="Microsoft YaHei" w:hint="eastAsia"/>
          <w:color w:val="666666"/>
          <w:szCs w:val="27"/>
        </w:rPr>
        <w:t>而且要</w:t>
      </w:r>
      <w:proofErr w:type="spellStart"/>
      <w:r w:rsidR="00BF29B5" w:rsidRPr="00582CA5">
        <w:rPr>
          <w:rFonts w:eastAsia="Microsoft YaHei" w:cs="Microsoft YaHei" w:hint="eastAsia"/>
          <w:color w:val="666666"/>
          <w:szCs w:val="27"/>
        </w:rPr>
        <w:t>Sumsang</w:t>
      </w:r>
      <w:proofErr w:type="spellEnd"/>
      <w:r w:rsidR="00BF29B5" w:rsidRPr="00582CA5">
        <w:rPr>
          <w:rFonts w:eastAsia="Microsoft YaHei" w:cs="Microsoft YaHei" w:hint="eastAsia"/>
          <w:color w:val="666666"/>
          <w:szCs w:val="27"/>
        </w:rPr>
        <w:t>和Intel之类的读写读写速度才能达到这个水平,</w:t>
      </w:r>
      <w:r w:rsidR="00BF29B5" w:rsidRPr="00582CA5">
        <w:rPr>
          <w:rFonts w:eastAsia="Microsoft YaHei" w:cs="Microsoft YaHei"/>
          <w:color w:val="666666"/>
          <w:szCs w:val="27"/>
        </w:rPr>
        <w:t xml:space="preserve"> </w:t>
      </w:r>
      <w:r w:rsidR="00BF29B5" w:rsidRPr="00582CA5">
        <w:rPr>
          <w:rFonts w:eastAsia="Microsoft YaHei" w:cs="Microsoft YaHei" w:hint="eastAsia"/>
          <w:color w:val="666666"/>
          <w:szCs w:val="27"/>
        </w:rPr>
        <w:t>购买时请注意查看读写速度参数,</w:t>
      </w:r>
      <w:r w:rsidR="00BF29B5" w:rsidRPr="00582CA5">
        <w:rPr>
          <w:rFonts w:eastAsia="Microsoft YaHei" w:cs="Microsoft YaHei"/>
          <w:color w:val="666666"/>
          <w:szCs w:val="27"/>
        </w:rPr>
        <w:t xml:space="preserve"> </w:t>
      </w:r>
      <w:r w:rsidR="00BF29B5" w:rsidRPr="00582CA5">
        <w:rPr>
          <w:rFonts w:eastAsia="Microsoft YaHei" w:cs="Microsoft YaHei" w:hint="eastAsia"/>
          <w:color w:val="666666"/>
          <w:szCs w:val="27"/>
        </w:rPr>
        <w:t>也要注意甄别有些厂家提供了虚假数据)</w:t>
      </w:r>
    </w:p>
    <w:p w:rsidR="00FC7B6E" w:rsidRPr="00582CA5" w:rsidRDefault="00FC7B6E" w:rsidP="00FC7B6E">
      <w:pPr>
        <w:numPr>
          <w:ilvl w:val="0"/>
          <w:numId w:val="4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如果负担得起，请购买</w:t>
      </w:r>
      <w:r w:rsidRPr="00582CA5">
        <w:rPr>
          <w:rFonts w:ascii="Arial" w:eastAsia="Times New Roman" w:hAnsi="Arial" w:cs="Arial"/>
          <w:color w:val="666666"/>
          <w:szCs w:val="27"/>
        </w:rPr>
        <w:t>m.2 SSD</w:t>
      </w:r>
      <w:r w:rsidRPr="00582CA5">
        <w:rPr>
          <w:rFonts w:eastAsia="Microsoft YaHei" w:cs="Microsoft YaHei" w:hint="eastAsia"/>
          <w:color w:val="666666"/>
          <w:szCs w:val="27"/>
        </w:rPr>
        <w:t>。你需要一个</w:t>
      </w:r>
      <w:r w:rsidRPr="00582CA5">
        <w:rPr>
          <w:rFonts w:ascii="Arial" w:eastAsia="Times New Roman" w:hAnsi="Arial" w:cs="Arial"/>
          <w:color w:val="666666"/>
          <w:szCs w:val="27"/>
        </w:rPr>
        <w:t>M.2</w:t>
      </w:r>
      <w:r w:rsidRPr="00582CA5">
        <w:rPr>
          <w:rFonts w:eastAsia="Microsoft YaHei" w:cs="Microsoft YaHei" w:hint="eastAsia"/>
          <w:color w:val="666666"/>
          <w:szCs w:val="27"/>
        </w:rPr>
        <w:t>兼容的主板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从磁盘数据传输到你的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是深度学习的主要瓶颈，</w:t>
      </w:r>
      <w:r w:rsidR="00D36148" w:rsidRPr="00582CA5">
        <w:rPr>
          <w:rFonts w:eastAsia="Microsoft YaHei" w:cs="Microsoft YaHei" w:hint="eastAsia"/>
          <w:color w:val="666666"/>
          <w:szCs w:val="27"/>
        </w:rPr>
        <w:t>使用M.</w:t>
      </w:r>
      <w:r w:rsidR="00D36148" w:rsidRPr="00582CA5">
        <w:rPr>
          <w:rFonts w:eastAsia="Microsoft YaHei" w:cs="Microsoft YaHei"/>
          <w:color w:val="666666"/>
          <w:szCs w:val="27"/>
        </w:rPr>
        <w:t xml:space="preserve">2 </w:t>
      </w:r>
      <w:r w:rsidR="00D36148" w:rsidRPr="00582CA5">
        <w:rPr>
          <w:rFonts w:eastAsia="Microsoft YaHei" w:cs="Microsoft YaHei" w:hint="eastAsia"/>
          <w:color w:val="666666"/>
          <w:szCs w:val="27"/>
        </w:rPr>
        <w:t>SSD</w:t>
      </w:r>
      <w:r w:rsidRPr="00582CA5">
        <w:rPr>
          <w:rFonts w:eastAsia="Microsoft YaHei" w:cs="Microsoft YaHei" w:hint="eastAsia"/>
          <w:color w:val="666666"/>
          <w:szCs w:val="27"/>
        </w:rPr>
        <w:t>可以大大减少训练和测试时间。</w:t>
      </w:r>
      <w:r w:rsidRPr="00582CA5">
        <w:rPr>
          <w:rFonts w:ascii="Arial" w:eastAsia="Times New Roman" w:hAnsi="Arial" w:cs="Arial"/>
          <w:color w:val="666666"/>
          <w:szCs w:val="27"/>
        </w:rPr>
        <w:t>M.2 SSD</w:t>
      </w:r>
      <w:r w:rsidR="00D36148" w:rsidRPr="00582CA5">
        <w:rPr>
          <w:rFonts w:eastAsia="Microsoft YaHei" w:cs="Microsoft YaHei" w:hint="eastAsia"/>
          <w:color w:val="666666"/>
          <w:szCs w:val="27"/>
        </w:rPr>
        <w:t>就是解决方案</w:t>
      </w:r>
      <w:r w:rsidRPr="00582CA5">
        <w:rPr>
          <w:rFonts w:eastAsia="Microsoft YaHei" w:cs="Microsoft YaHei" w:hint="eastAsia"/>
          <w:color w:val="666666"/>
          <w:szCs w:val="27"/>
        </w:rPr>
        <w:t>。最贵的</w:t>
      </w:r>
      <w:r w:rsidR="00D36148" w:rsidRPr="00582CA5">
        <w:rPr>
          <w:rFonts w:eastAsia="Microsoft YaHei" w:cs="Microsoft YaHei" w:hint="eastAsia"/>
          <w:color w:val="666666"/>
          <w:szCs w:val="27"/>
        </w:rPr>
        <w:t>SSD</w:t>
      </w:r>
      <w:r w:rsidRPr="00582CA5">
        <w:rPr>
          <w:rFonts w:eastAsia="Microsoft YaHei" w:cs="Microsoft YaHei" w:hint="eastAsia"/>
          <w:color w:val="666666"/>
          <w:szCs w:val="27"/>
        </w:rPr>
        <w:t>具有</w:t>
      </w:r>
      <w:r w:rsidRPr="00582CA5">
        <w:rPr>
          <w:rFonts w:ascii="Arial" w:eastAsia="Times New Roman" w:hAnsi="Arial" w:cs="Arial"/>
          <w:color w:val="666666"/>
          <w:szCs w:val="27"/>
        </w:rPr>
        <w:t>3500 MB / s</w:t>
      </w:r>
      <w:r w:rsidRPr="00582CA5">
        <w:rPr>
          <w:rFonts w:eastAsia="Microsoft YaHei" w:cs="Microsoft YaHei" w:hint="eastAsia"/>
          <w:color w:val="666666"/>
          <w:szCs w:val="27"/>
        </w:rPr>
        <w:t>的写入速度，</w:t>
      </w:r>
      <w:r w:rsidR="00D36148" w:rsidRPr="00582CA5">
        <w:rPr>
          <w:rFonts w:eastAsia="Microsoft YaHei" w:cs="Microsoft YaHei" w:hint="eastAsia"/>
          <w:color w:val="666666"/>
          <w:szCs w:val="27"/>
        </w:rPr>
        <w:t>而</w:t>
      </w:r>
      <w:r w:rsidRPr="00582CA5">
        <w:rPr>
          <w:rFonts w:eastAsia="Microsoft YaHei" w:cs="Microsoft YaHei" w:hint="eastAsia"/>
          <w:color w:val="666666"/>
          <w:szCs w:val="27"/>
        </w:rPr>
        <w:t>标准的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SSD </w:t>
      </w:r>
      <w:r w:rsidR="00D36148" w:rsidRPr="00582CA5">
        <w:rPr>
          <w:rFonts w:asciiTheme="minorEastAsia" w:hAnsiTheme="minorEastAsia" w:cs="Arial" w:hint="eastAsia"/>
          <w:color w:val="666666"/>
          <w:szCs w:val="27"/>
        </w:rPr>
        <w:t>是</w:t>
      </w:r>
      <w:r w:rsidRPr="00582CA5">
        <w:rPr>
          <w:rFonts w:ascii="Arial" w:eastAsia="Times New Roman" w:hAnsi="Arial" w:cs="Arial"/>
          <w:color w:val="666666"/>
          <w:szCs w:val="27"/>
        </w:rPr>
        <w:t>500 MB /</w:t>
      </w:r>
      <w:r w:rsidRPr="00582CA5">
        <w:rPr>
          <w:rFonts w:eastAsia="Microsoft YaHei" w:cs="Microsoft YaHei" w:hint="eastAsia"/>
          <w:color w:val="666666"/>
          <w:szCs w:val="27"/>
        </w:rPr>
        <w:t>秒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在我的</w:t>
      </w:r>
      <w:r w:rsidR="00C74D94" w:rsidRPr="00582CA5">
        <w:rPr>
          <w:rFonts w:eastAsia="Microsoft YaHei" w:cs="Microsoft YaHei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中，我购买了便宜的</w:t>
      </w:r>
      <w:r w:rsidRPr="00582CA5">
        <w:rPr>
          <w:rFonts w:ascii="Arial" w:eastAsia="Times New Roman" w:hAnsi="Arial" w:cs="Arial"/>
          <w:color w:val="666666"/>
          <w:szCs w:val="27"/>
        </w:rPr>
        <w:t>m.2 SSD</w:t>
      </w:r>
      <w:r w:rsidRPr="00582CA5">
        <w:rPr>
          <w:rFonts w:eastAsia="Microsoft YaHei" w:cs="Microsoft YaHei" w:hint="eastAsia"/>
          <w:color w:val="666666"/>
          <w:szCs w:val="27"/>
        </w:rPr>
        <w:t>，其写入速度约为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1800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mb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t xml:space="preserve"> / s</w:t>
      </w:r>
      <w:r w:rsidRPr="00582CA5">
        <w:rPr>
          <w:rFonts w:eastAsia="Microsoft YaHei" w:cs="Microsoft YaHei" w:hint="eastAsia"/>
          <w:color w:val="666666"/>
          <w:szCs w:val="27"/>
        </w:rPr>
        <w:t>，但具有</w:t>
      </w:r>
      <w:r w:rsidRPr="00582CA5">
        <w:rPr>
          <w:rFonts w:ascii="Arial" w:eastAsia="Times New Roman" w:hAnsi="Arial" w:cs="Arial"/>
          <w:color w:val="666666"/>
          <w:szCs w:val="27"/>
        </w:rPr>
        <w:t>2TB</w:t>
      </w:r>
      <w:r w:rsidR="00D36148" w:rsidRPr="00582CA5">
        <w:rPr>
          <w:rFonts w:eastAsia="Microsoft YaHei" w:cs="Microsoft YaHei" w:hint="eastAsia"/>
          <w:color w:val="666666"/>
          <w:szCs w:val="27"/>
        </w:rPr>
        <w:t>的高容量。您</w:t>
      </w:r>
      <w:r w:rsidRPr="00582CA5">
        <w:rPr>
          <w:rFonts w:eastAsia="Microsoft YaHei" w:cs="Microsoft YaHei" w:hint="eastAsia"/>
          <w:color w:val="666666"/>
          <w:szCs w:val="27"/>
        </w:rPr>
        <w:t>会发现</w:t>
      </w:r>
      <w:r w:rsidR="00D36148" w:rsidRPr="00582CA5">
        <w:rPr>
          <w:rFonts w:eastAsia="Microsoft YaHei" w:cs="Microsoft YaHei" w:hint="eastAsia"/>
          <w:color w:val="666666"/>
          <w:szCs w:val="27"/>
        </w:rPr>
        <w:t>买速度快的2</w:t>
      </w:r>
      <w:r w:rsidR="00D36148" w:rsidRPr="00582CA5">
        <w:rPr>
          <w:rFonts w:eastAsia="Microsoft YaHei" w:cs="Microsoft YaHei"/>
          <w:color w:val="666666"/>
          <w:szCs w:val="27"/>
        </w:rPr>
        <w:t>56</w:t>
      </w:r>
      <w:r w:rsidR="00D36148" w:rsidRPr="00582CA5">
        <w:rPr>
          <w:rFonts w:eastAsia="Microsoft YaHei" w:cs="Microsoft YaHei" w:hint="eastAsia"/>
          <w:color w:val="666666"/>
          <w:szCs w:val="27"/>
        </w:rPr>
        <w:t>G的</w:t>
      </w:r>
      <w:r w:rsidRPr="00582CA5">
        <w:rPr>
          <w:rFonts w:ascii="Arial" w:eastAsia="Times New Roman" w:hAnsi="Arial" w:cs="Arial"/>
          <w:color w:val="666666"/>
          <w:szCs w:val="27"/>
        </w:rPr>
        <w:t>M.2 SSD</w:t>
      </w:r>
      <w:r w:rsidR="00D36148" w:rsidRPr="00582CA5">
        <w:rPr>
          <w:rFonts w:asciiTheme="minorEastAsia" w:hAnsiTheme="minorEastAsia" w:cs="Arial" w:hint="eastAsia"/>
          <w:color w:val="666666"/>
          <w:szCs w:val="27"/>
        </w:rPr>
        <w:t>也可以</w:t>
      </w:r>
      <w:r w:rsidRPr="00582CA5">
        <w:rPr>
          <w:rFonts w:eastAsia="Microsoft YaHei" w:cs="Microsoft YaHei" w:hint="eastAsia"/>
          <w:color w:val="666666"/>
          <w:szCs w:val="27"/>
        </w:rPr>
        <w:t>。这是以更低的成本获得更好性能的好方法。唯一需要注意的是，</w:t>
      </w:r>
      <w:r w:rsidR="007D0EDA" w:rsidRPr="00582CA5">
        <w:rPr>
          <w:rFonts w:eastAsia="Microsoft YaHei" w:cs="Microsoft YaHei" w:hint="eastAsia"/>
          <w:color w:val="666666"/>
          <w:szCs w:val="27"/>
        </w:rPr>
        <w:t>要确保</w:t>
      </w:r>
      <w:r w:rsidRPr="00582CA5">
        <w:rPr>
          <w:rFonts w:ascii="Arial" w:eastAsia="Times New Roman" w:hAnsi="Arial" w:cs="Arial"/>
          <w:color w:val="666666"/>
          <w:szCs w:val="27"/>
        </w:rPr>
        <w:t>M.2 SSD</w:t>
      </w:r>
      <w:r w:rsidR="007D0EDA" w:rsidRPr="00582CA5">
        <w:rPr>
          <w:rFonts w:asciiTheme="minorEastAsia" w:hAnsiTheme="minorEastAsia" w:cs="Arial" w:hint="eastAsia"/>
          <w:color w:val="666666"/>
          <w:szCs w:val="27"/>
        </w:rPr>
        <w:t>能放得下</w:t>
      </w:r>
      <w:r w:rsidRPr="00582CA5">
        <w:rPr>
          <w:rFonts w:eastAsia="Microsoft YaHei" w:cs="Microsoft YaHei" w:hint="eastAsia"/>
          <w:color w:val="666666"/>
          <w:szCs w:val="27"/>
        </w:rPr>
        <w:t>所有的训练数据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7D0EDA" w:rsidP="00582CA5">
      <w:pPr>
        <w:pStyle w:val="Heading2"/>
      </w:pPr>
      <w:r w:rsidRPr="00582CA5">
        <w:rPr>
          <w:rFonts w:hint="eastAsia"/>
        </w:rPr>
        <w:t>主</w:t>
      </w:r>
      <w:r w:rsidR="00FC7B6E" w:rsidRPr="00582CA5">
        <w:t>板</w:t>
      </w:r>
    </w:p>
    <w:p w:rsidR="00FC7B6E" w:rsidRPr="00582CA5" w:rsidRDefault="00FC7B6E" w:rsidP="00FC7B6E">
      <w:pPr>
        <w:numPr>
          <w:ilvl w:val="0"/>
          <w:numId w:val="5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为了支持多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，你需要足够的</w:t>
      </w:r>
      <w:r w:rsidRPr="00582CA5">
        <w:rPr>
          <w:rFonts w:ascii="Arial" w:eastAsia="Times New Roman" w:hAnsi="Arial" w:cs="Arial"/>
          <w:color w:val="666666"/>
          <w:szCs w:val="27"/>
        </w:rPr>
        <w:t>PCI-E</w:t>
      </w:r>
      <w:r w:rsidRPr="00582CA5">
        <w:rPr>
          <w:rFonts w:eastAsia="Microsoft YaHei" w:cs="Microsoft YaHei" w:hint="eastAsia"/>
          <w:color w:val="666666"/>
          <w:szCs w:val="27"/>
        </w:rPr>
        <w:t>通道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5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这意味着你需要一个</w:t>
      </w:r>
      <w:r w:rsidRPr="00582CA5">
        <w:rPr>
          <w:rFonts w:ascii="Arial" w:eastAsia="Times New Roman" w:hAnsi="Arial" w:cs="Arial"/>
          <w:b/>
          <w:color w:val="666666"/>
          <w:szCs w:val="27"/>
        </w:rPr>
        <w:t>x299</w:t>
      </w:r>
      <w:r w:rsidRPr="00582CA5">
        <w:rPr>
          <w:rFonts w:eastAsia="Microsoft YaHei" w:cs="Microsoft YaHei" w:hint="eastAsia"/>
          <w:b/>
          <w:color w:val="666666"/>
          <w:szCs w:val="27"/>
        </w:rPr>
        <w:t>（英特尔</w:t>
      </w:r>
      <w:r w:rsidRPr="00582CA5">
        <w:rPr>
          <w:rFonts w:ascii="Arial" w:eastAsia="Times New Roman" w:hAnsi="Arial" w:cs="Arial"/>
          <w:b/>
          <w:color w:val="666666"/>
          <w:szCs w:val="27"/>
        </w:rPr>
        <w:t>CPU</w:t>
      </w:r>
      <w:r w:rsidRPr="00582CA5">
        <w:rPr>
          <w:rFonts w:eastAsia="Microsoft YaHei" w:cs="Microsoft YaHei" w:hint="eastAsia"/>
          <w:b/>
          <w:color w:val="666666"/>
          <w:szCs w:val="27"/>
        </w:rPr>
        <w:t>）</w:t>
      </w:r>
      <w:r w:rsidRPr="00582CA5">
        <w:rPr>
          <w:rFonts w:eastAsia="Microsoft YaHei" w:cs="Microsoft YaHei" w:hint="eastAsia"/>
          <w:color w:val="666666"/>
          <w:szCs w:val="27"/>
        </w:rPr>
        <w:t>或</w:t>
      </w:r>
      <w:r w:rsidRPr="00582CA5">
        <w:rPr>
          <w:rFonts w:ascii="Arial" w:eastAsia="Times New Roman" w:hAnsi="Arial" w:cs="Arial"/>
          <w:color w:val="666666"/>
          <w:szCs w:val="27"/>
        </w:rPr>
        <w:t>x399</w:t>
      </w:r>
      <w:r w:rsidRPr="00582CA5">
        <w:rPr>
          <w:rFonts w:eastAsia="Microsoft YaHei" w:cs="Microsoft YaHei" w:hint="eastAsia"/>
          <w:color w:val="666666"/>
          <w:szCs w:val="27"/>
        </w:rPr>
        <w:t>（对于</w:t>
      </w:r>
      <w:r w:rsidRPr="00582CA5">
        <w:rPr>
          <w:rFonts w:ascii="Arial" w:eastAsia="Times New Roman" w:hAnsi="Arial" w:cs="Arial"/>
          <w:color w:val="666666"/>
          <w:szCs w:val="27"/>
        </w:rPr>
        <w:t>AMD CPU</w:t>
      </w:r>
      <w:r w:rsidRPr="00582CA5">
        <w:rPr>
          <w:rFonts w:eastAsia="Microsoft YaHei" w:cs="Microsoft YaHei" w:hint="eastAsia"/>
          <w:color w:val="666666"/>
          <w:szCs w:val="27"/>
        </w:rPr>
        <w:t>）的主板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5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你可以</w:t>
      </w:r>
      <w:r w:rsidR="00582CA5" w:rsidRPr="00582CA5">
        <w:rPr>
          <w:rFonts w:eastAsia="Microsoft YaHei" w:cs="Microsoft YaHei" w:hint="eastAsia"/>
          <w:color w:val="666666"/>
          <w:szCs w:val="27"/>
        </w:rPr>
        <w:t>考虑更</w:t>
      </w:r>
      <w:r w:rsidRPr="00582CA5">
        <w:rPr>
          <w:rFonts w:eastAsia="Microsoft YaHei" w:cs="Microsoft YaHei" w:hint="eastAsia"/>
          <w:color w:val="666666"/>
          <w:szCs w:val="27"/>
        </w:rPr>
        <w:t>便宜</w:t>
      </w:r>
      <w:r w:rsidR="00582CA5" w:rsidRPr="00582CA5">
        <w:rPr>
          <w:rFonts w:eastAsia="Microsoft YaHei" w:cs="Microsoft YaHei" w:hint="eastAsia"/>
          <w:color w:val="666666"/>
          <w:szCs w:val="27"/>
        </w:rPr>
        <w:t>的方案</w:t>
      </w:r>
      <w:r w:rsidRPr="00582CA5">
        <w:rPr>
          <w:rFonts w:eastAsia="Microsoft YaHei" w:cs="Microsoft YaHei" w:hint="eastAsia"/>
          <w:color w:val="666666"/>
          <w:szCs w:val="27"/>
        </w:rPr>
        <w:t>，但如果能负担得起，考虑</w:t>
      </w:r>
      <w:r w:rsidRPr="00582CA5">
        <w:rPr>
          <w:rFonts w:eastAsia="Microsoft YaHei" w:cs="Microsoft YaHei" w:hint="eastAsia"/>
          <w:iCs/>
          <w:color w:val="666666"/>
          <w:szCs w:val="27"/>
        </w:rPr>
        <w:t>工作站</w:t>
      </w:r>
      <w:r w:rsidRPr="00582CA5">
        <w:rPr>
          <w:rFonts w:eastAsia="Microsoft YaHei" w:cs="Microsoft YaHei" w:hint="eastAsia"/>
          <w:color w:val="666666"/>
          <w:szCs w:val="27"/>
        </w:rPr>
        <w:t>主板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主板的购买可能会很棘手，因为有很多选择，而且不清楚为什么某些主板的价格要比其他主板高得多。</w:t>
      </w:r>
      <w:r w:rsidRPr="00582CA5">
        <w:rPr>
          <w:rFonts w:eastAsia="Microsoft YaHei" w:cs="Microsoft YaHei" w:hint="eastAsia"/>
          <w:b/>
          <w:color w:val="666666"/>
          <w:szCs w:val="27"/>
        </w:rPr>
        <w:t>对于深度学习，主板的最重要的方面是支持</w:t>
      </w:r>
      <w:r w:rsidRPr="00582CA5">
        <w:rPr>
          <w:rFonts w:ascii="Arial" w:eastAsia="Times New Roman" w:hAnsi="Arial" w:cs="Arial"/>
          <w:b/>
          <w:color w:val="666666"/>
          <w:szCs w:val="27"/>
        </w:rPr>
        <w:t>PCI-E</w:t>
      </w:r>
      <w:r w:rsidRPr="00582CA5">
        <w:rPr>
          <w:rFonts w:eastAsia="Microsoft YaHei" w:cs="Microsoft YaHei" w:hint="eastAsia"/>
          <w:b/>
          <w:color w:val="666666"/>
          <w:szCs w:val="27"/>
        </w:rPr>
        <w:t>通道的数量</w:t>
      </w:r>
      <w:r w:rsidRPr="00582CA5">
        <w:rPr>
          <w:rFonts w:eastAsia="Microsoft YaHei" w:cs="Microsoft YaHei" w:hint="eastAsia"/>
          <w:color w:val="666666"/>
          <w:szCs w:val="27"/>
        </w:rPr>
        <w:t>。在我的</w:t>
      </w:r>
      <w:r w:rsidR="00582CA5">
        <w:rPr>
          <w:rFonts w:eastAsia="Microsoft YaHei" w:cs="Microsoft YaHei" w:hint="eastAsia"/>
          <w:color w:val="666666"/>
          <w:szCs w:val="27"/>
        </w:rPr>
        <w:t>配置里</w:t>
      </w:r>
      <w:r w:rsidRPr="00582CA5">
        <w:rPr>
          <w:rFonts w:eastAsia="Microsoft YaHei" w:cs="Microsoft YaHei" w:hint="eastAsia"/>
          <w:color w:val="666666"/>
          <w:szCs w:val="27"/>
        </w:rPr>
        <w:t>，我的主板有</w:t>
      </w:r>
      <w:r w:rsidRPr="00582CA5">
        <w:rPr>
          <w:rFonts w:ascii="Arial" w:eastAsia="Times New Roman" w:hAnsi="Arial" w:cs="Arial"/>
          <w:color w:val="666666"/>
          <w:szCs w:val="27"/>
        </w:rPr>
        <w:t>44</w:t>
      </w:r>
      <w:r w:rsidRPr="00582CA5">
        <w:rPr>
          <w:rFonts w:eastAsia="Microsoft YaHei" w:cs="Microsoft YaHei" w:hint="eastAsia"/>
          <w:color w:val="666666"/>
          <w:szCs w:val="27"/>
        </w:rPr>
        <w:t>条</w:t>
      </w:r>
      <w:r w:rsidRPr="00582CA5">
        <w:rPr>
          <w:rFonts w:ascii="Arial" w:eastAsia="Times New Roman" w:hAnsi="Arial" w:cs="Arial"/>
          <w:color w:val="666666"/>
          <w:szCs w:val="27"/>
        </w:rPr>
        <w:t>PCI-E</w:t>
      </w:r>
      <w:r w:rsidRPr="00582CA5">
        <w:rPr>
          <w:rFonts w:eastAsia="Microsoft YaHei" w:cs="Microsoft YaHei" w:hint="eastAsia"/>
          <w:color w:val="666666"/>
          <w:szCs w:val="27"/>
        </w:rPr>
        <w:t>通道。这意味着</w:t>
      </w:r>
      <w:r w:rsidR="00DF0193">
        <w:rPr>
          <w:rFonts w:eastAsia="Microsoft YaHei" w:cs="Microsoft YaHei" w:hint="eastAsia"/>
          <w:color w:val="666666"/>
          <w:szCs w:val="27"/>
        </w:rPr>
        <w:t>对于</w:t>
      </w:r>
      <w:r w:rsidRPr="00582CA5">
        <w:rPr>
          <w:rFonts w:eastAsia="Microsoft YaHei" w:cs="Microsoft YaHei" w:hint="eastAsia"/>
          <w:color w:val="666666"/>
          <w:szCs w:val="27"/>
        </w:rPr>
        <w:t>三个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="00DF0193">
        <w:rPr>
          <w:rFonts w:asciiTheme="minorEastAsia" w:hAnsiTheme="minorEastAsia" w:cs="Arial" w:hint="eastAsia"/>
          <w:color w:val="666666"/>
          <w:szCs w:val="27"/>
        </w:rPr>
        <w:t>的方案</w:t>
      </w:r>
      <w:r w:rsidRPr="00582CA5">
        <w:rPr>
          <w:rFonts w:eastAsia="Microsoft YaHei" w:cs="Microsoft YaHei" w:hint="eastAsia"/>
          <w:color w:val="666666"/>
          <w:szCs w:val="27"/>
        </w:rPr>
        <w:t>（每个都需要</w:t>
      </w:r>
      <w:r w:rsidRPr="00582CA5">
        <w:rPr>
          <w:rFonts w:ascii="Arial" w:eastAsia="Times New Roman" w:hAnsi="Arial" w:cs="Arial"/>
          <w:color w:val="666666"/>
          <w:szCs w:val="27"/>
        </w:rPr>
        <w:t>16</w:t>
      </w:r>
      <w:r w:rsidRPr="00582CA5">
        <w:rPr>
          <w:rFonts w:eastAsia="Microsoft YaHei" w:cs="Microsoft YaHei" w:hint="eastAsia"/>
          <w:color w:val="666666"/>
          <w:szCs w:val="27"/>
        </w:rPr>
        <w:t>个通道），可以在</w:t>
      </w:r>
      <w:r w:rsidR="00DF0193">
        <w:rPr>
          <w:rFonts w:eastAsia="Microsoft YaHei" w:cs="Microsoft YaHei"/>
          <w:color w:val="666666"/>
          <w:szCs w:val="27"/>
        </w:rPr>
        <w:t>2</w:t>
      </w:r>
      <w:r w:rsidR="00DF0193">
        <w:rPr>
          <w:rFonts w:eastAsia="Microsoft YaHei" w:cs="Microsoft YaHei" w:hint="eastAsia"/>
          <w:color w:val="666666"/>
          <w:szCs w:val="27"/>
        </w:rPr>
        <w:t>个</w:t>
      </w:r>
      <w:r w:rsidR="00DF0193">
        <w:rPr>
          <w:rFonts w:eastAsia="Microsoft YaHei" w:cs="Microsoft YaHei"/>
          <w:color w:val="666666"/>
          <w:szCs w:val="27"/>
        </w:rPr>
        <w:t>GPU</w:t>
      </w:r>
      <w:r w:rsidR="00DF0193">
        <w:rPr>
          <w:rFonts w:eastAsia="Microsoft YaHei" w:cs="Microsoft YaHei" w:hint="eastAsia"/>
          <w:color w:val="666666"/>
          <w:szCs w:val="27"/>
        </w:rPr>
        <w:t>上用</w:t>
      </w:r>
      <w:r w:rsidRPr="00582CA5">
        <w:rPr>
          <w:rFonts w:ascii="Arial" w:eastAsia="Times New Roman" w:hAnsi="Arial" w:cs="Arial"/>
          <w:color w:val="666666"/>
          <w:szCs w:val="27"/>
        </w:rPr>
        <w:t>16</w:t>
      </w:r>
      <w:r w:rsidRPr="00582CA5">
        <w:rPr>
          <w:rFonts w:eastAsia="Microsoft YaHei" w:cs="Microsoft YaHei" w:hint="eastAsia"/>
          <w:color w:val="666666"/>
          <w:szCs w:val="27"/>
        </w:rPr>
        <w:t>个通道</w:t>
      </w:r>
      <w:r w:rsidR="00DF0193">
        <w:rPr>
          <w:rFonts w:eastAsia="Microsoft YaHei" w:cs="Microsoft YaHei" w:hint="eastAsia"/>
          <w:color w:val="666666"/>
          <w:szCs w:val="27"/>
        </w:rPr>
        <w:t>,</w:t>
      </w:r>
      <w:r w:rsidR="00DF0193">
        <w:rPr>
          <w:rFonts w:eastAsia="Microsoft YaHei" w:cs="Microsoft YaHei"/>
          <w:color w:val="666666"/>
          <w:szCs w:val="27"/>
        </w:rPr>
        <w:t xml:space="preserve"> </w:t>
      </w:r>
      <w:r w:rsidR="00DF0193">
        <w:rPr>
          <w:rFonts w:eastAsia="Microsoft YaHei" w:cs="Microsoft YaHei" w:hint="eastAsia"/>
          <w:color w:val="666666"/>
          <w:szCs w:val="27"/>
        </w:rPr>
        <w:t>在第三个GPU上用</w:t>
      </w:r>
      <w:r w:rsidRPr="00582CA5">
        <w:rPr>
          <w:rFonts w:ascii="Arial" w:eastAsia="Times New Roman" w:hAnsi="Arial" w:cs="Arial"/>
          <w:color w:val="666666"/>
          <w:szCs w:val="27"/>
        </w:rPr>
        <w:t>8</w:t>
      </w:r>
      <w:r w:rsidRPr="00582CA5">
        <w:rPr>
          <w:rFonts w:eastAsia="Microsoft YaHei" w:cs="Microsoft YaHei" w:hint="eastAsia"/>
          <w:color w:val="666666"/>
          <w:szCs w:val="27"/>
        </w:rPr>
        <w:t>个</w:t>
      </w:r>
      <w:r w:rsidR="00DF0193">
        <w:rPr>
          <w:rFonts w:eastAsia="Microsoft YaHei" w:cs="Microsoft YaHei" w:hint="eastAsia"/>
          <w:color w:val="666666"/>
          <w:szCs w:val="27"/>
        </w:rPr>
        <w:t>通</w:t>
      </w:r>
      <w:r w:rsidRPr="00582CA5">
        <w:rPr>
          <w:rFonts w:eastAsia="Microsoft YaHei" w:cs="Microsoft YaHei" w:hint="eastAsia"/>
          <w:color w:val="666666"/>
          <w:szCs w:val="27"/>
        </w:rPr>
        <w:t>道（</w:t>
      </w:r>
      <w:r w:rsidR="00DF0193">
        <w:rPr>
          <w:rFonts w:eastAsia="Microsoft YaHei" w:cs="Microsoft YaHei" w:hint="eastAsia"/>
          <w:color w:val="666666"/>
          <w:szCs w:val="27"/>
        </w:rPr>
        <w:t>用掉4</w:t>
      </w:r>
      <w:r w:rsidR="00DF0193">
        <w:rPr>
          <w:rFonts w:eastAsia="Microsoft YaHei" w:cs="Microsoft YaHei"/>
          <w:color w:val="666666"/>
          <w:szCs w:val="27"/>
        </w:rPr>
        <w:t>4</w:t>
      </w:r>
      <w:r w:rsidR="00DF0193">
        <w:rPr>
          <w:rFonts w:eastAsia="Microsoft YaHei" w:cs="Microsoft YaHei" w:hint="eastAsia"/>
          <w:color w:val="666666"/>
          <w:szCs w:val="27"/>
        </w:rPr>
        <w:t>个通道中的</w:t>
      </w:r>
      <w:r w:rsidRPr="00582CA5">
        <w:rPr>
          <w:rFonts w:ascii="Arial" w:eastAsia="Times New Roman" w:hAnsi="Arial" w:cs="Arial"/>
          <w:color w:val="666666"/>
          <w:szCs w:val="27"/>
        </w:rPr>
        <w:t>40</w:t>
      </w:r>
      <w:r w:rsidR="00DF0193">
        <w:rPr>
          <w:rFonts w:asciiTheme="minorEastAsia" w:hAnsiTheme="minorEastAsia" w:cs="Arial" w:hint="eastAsia"/>
          <w:color w:val="666666"/>
          <w:szCs w:val="27"/>
        </w:rPr>
        <w:t>个</w:t>
      </w:r>
      <w:r w:rsidRPr="00582CA5">
        <w:rPr>
          <w:rFonts w:eastAsia="Microsoft YaHei" w:cs="Microsoft YaHei" w:hint="eastAsia"/>
          <w:color w:val="666666"/>
          <w:szCs w:val="27"/>
        </w:rPr>
        <w:t>）。大多数的基准测试显示</w:t>
      </w:r>
      <w:r w:rsidR="00582CA5">
        <w:rPr>
          <w:rFonts w:eastAsia="Microsoft YaHei" w:cs="Microsoft YaHei" w:hint="eastAsia"/>
          <w:color w:val="666666"/>
          <w:szCs w:val="27"/>
        </w:rPr>
        <w:t>,</w:t>
      </w:r>
      <w:r w:rsidR="00582CA5">
        <w:rPr>
          <w:rFonts w:eastAsia="Microsoft YaHei" w:cs="Microsoft YaHei"/>
          <w:color w:val="666666"/>
          <w:szCs w:val="27"/>
        </w:rPr>
        <w:t xml:space="preserve"> </w:t>
      </w:r>
      <w:r w:rsidR="00582CA5">
        <w:rPr>
          <w:rFonts w:eastAsia="Microsoft YaHei" w:cs="Microsoft YaHei" w:hint="eastAsia"/>
          <w:color w:val="666666"/>
          <w:szCs w:val="27"/>
        </w:rPr>
        <w:t>如果用</w:t>
      </w:r>
      <w:r w:rsidRPr="00582CA5">
        <w:rPr>
          <w:rFonts w:ascii="Arial" w:eastAsia="Times New Roman" w:hAnsi="Arial" w:cs="Arial"/>
          <w:color w:val="666666"/>
          <w:szCs w:val="27"/>
        </w:rPr>
        <w:t>8</w:t>
      </w:r>
      <w:r w:rsidR="00582CA5">
        <w:rPr>
          <w:rFonts w:asciiTheme="minorEastAsia" w:hAnsiTheme="minorEastAsia" w:cs="Arial" w:hint="eastAsia"/>
          <w:color w:val="666666"/>
          <w:szCs w:val="27"/>
        </w:rPr>
        <w:t>通</w:t>
      </w:r>
      <w:r w:rsidRPr="00582CA5">
        <w:rPr>
          <w:rFonts w:eastAsia="Microsoft YaHei" w:cs="Microsoft YaHei" w:hint="eastAsia"/>
          <w:color w:val="666666"/>
          <w:szCs w:val="27"/>
        </w:rPr>
        <w:t>道</w:t>
      </w:r>
      <w:r w:rsidR="00582CA5">
        <w:rPr>
          <w:rFonts w:eastAsia="Microsoft YaHei" w:cs="Microsoft YaHei" w:hint="eastAsia"/>
          <w:color w:val="666666"/>
          <w:szCs w:val="27"/>
        </w:rPr>
        <w:t>替代</w:t>
      </w:r>
      <w:r w:rsidRPr="00582CA5">
        <w:rPr>
          <w:rFonts w:ascii="Arial" w:eastAsia="Times New Roman" w:hAnsi="Arial" w:cs="Arial"/>
          <w:color w:val="666666"/>
          <w:szCs w:val="27"/>
        </w:rPr>
        <w:t>16</w:t>
      </w:r>
      <w:r w:rsidRPr="00582CA5">
        <w:rPr>
          <w:rFonts w:eastAsia="Microsoft YaHei" w:cs="Microsoft YaHei" w:hint="eastAsia"/>
          <w:color w:val="666666"/>
          <w:szCs w:val="27"/>
        </w:rPr>
        <w:t>通道运行，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的性能差异微不足道，但是</w:t>
      </w:r>
      <w:r w:rsidR="00582CA5">
        <w:rPr>
          <w:rFonts w:eastAsia="Microsoft YaHei" w:cs="Microsoft YaHei" w:hint="eastAsia"/>
          <w:color w:val="666666"/>
          <w:szCs w:val="27"/>
        </w:rPr>
        <w:t>也许将来会</w:t>
      </w:r>
      <w:r w:rsidRPr="00582CA5">
        <w:rPr>
          <w:rFonts w:eastAsia="Microsoft YaHei" w:cs="Microsoft YaHei" w:hint="eastAsia"/>
          <w:color w:val="666666"/>
          <w:szCs w:val="27"/>
        </w:rPr>
        <w:t>更</w:t>
      </w:r>
      <w:r w:rsidR="00582CA5">
        <w:rPr>
          <w:rFonts w:eastAsia="Microsoft YaHei" w:cs="Microsoft YaHei" w:hint="eastAsia"/>
          <w:color w:val="666666"/>
          <w:szCs w:val="27"/>
        </w:rPr>
        <w:t>大</w:t>
      </w:r>
      <w:r w:rsidRPr="00582CA5">
        <w:rPr>
          <w:rFonts w:eastAsia="Microsoft YaHei" w:cs="Microsoft YaHei" w:hint="eastAsia"/>
          <w:color w:val="666666"/>
          <w:szCs w:val="27"/>
        </w:rPr>
        <w:t>的差异。至少确保您的</w:t>
      </w:r>
      <w:r w:rsidR="00582CA5">
        <w:rPr>
          <w:rFonts w:eastAsia="Microsoft YaHei" w:cs="Microsoft YaHei" w:hint="eastAsia"/>
          <w:color w:val="666666"/>
          <w:szCs w:val="27"/>
        </w:rPr>
        <w:t>主板</w:t>
      </w:r>
      <w:r w:rsidR="00DF0193">
        <w:rPr>
          <w:rFonts w:eastAsia="Microsoft YaHei" w:cs="Microsoft YaHei" w:hint="eastAsia"/>
          <w:color w:val="666666"/>
          <w:szCs w:val="27"/>
        </w:rPr>
        <w:t>能为</w:t>
      </w:r>
      <w:r w:rsidRPr="00582CA5">
        <w:rPr>
          <w:rFonts w:eastAsia="Microsoft YaHei" w:cs="Microsoft YaHei" w:hint="eastAsia"/>
          <w:color w:val="666666"/>
          <w:szCs w:val="27"/>
        </w:rPr>
        <w:t>每个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="00DF0193">
        <w:rPr>
          <w:rFonts w:asciiTheme="minorEastAsia" w:hAnsiTheme="minorEastAsia" w:cs="Arial" w:hint="eastAsia"/>
          <w:color w:val="666666"/>
          <w:szCs w:val="27"/>
        </w:rPr>
        <w:t>提供</w:t>
      </w:r>
      <w:r w:rsidRPr="00582CA5">
        <w:rPr>
          <w:rFonts w:eastAsia="Microsoft YaHei" w:cs="Microsoft YaHei" w:hint="eastAsia"/>
          <w:color w:val="666666"/>
          <w:szCs w:val="27"/>
        </w:rPr>
        <w:t>所需的最低量的</w:t>
      </w:r>
      <w:r w:rsidRPr="00582CA5">
        <w:rPr>
          <w:rFonts w:ascii="Arial" w:eastAsia="Times New Roman" w:hAnsi="Arial" w:cs="Arial"/>
          <w:color w:val="666666"/>
          <w:szCs w:val="27"/>
        </w:rPr>
        <w:t>PCI-E</w:t>
      </w:r>
      <w:r w:rsidRPr="00582CA5">
        <w:rPr>
          <w:rFonts w:eastAsia="Microsoft YaHei" w:cs="Microsoft YaHei" w:hint="eastAsia"/>
          <w:color w:val="666666"/>
          <w:szCs w:val="27"/>
        </w:rPr>
        <w:t>通道。因此，对于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3 </w:t>
      </w:r>
      <w:r w:rsidR="00670E38">
        <w:rPr>
          <w:rFonts w:asciiTheme="minorEastAsia" w:hAnsiTheme="minorEastAsia" w:cs="Arial" w:hint="eastAsia"/>
          <w:color w:val="666666"/>
          <w:szCs w:val="27"/>
        </w:rPr>
        <w:t>个</w:t>
      </w:r>
      <w:r w:rsidRPr="00582CA5">
        <w:rPr>
          <w:rFonts w:ascii="Arial" w:eastAsia="Times New Roman" w:hAnsi="Arial" w:cs="Arial"/>
          <w:color w:val="666666"/>
          <w:szCs w:val="27"/>
        </w:rPr>
        <w:t>RTX 208</w:t>
      </w:r>
      <w:r w:rsidR="00670E38">
        <w:rPr>
          <w:rFonts w:ascii="Arial" w:eastAsia="Times New Roman" w:hAnsi="Arial" w:cs="Arial"/>
          <w:color w:val="666666"/>
          <w:szCs w:val="27"/>
        </w:rPr>
        <w:t>0</w:t>
      </w:r>
      <w:r w:rsidR="00670E38">
        <w:rPr>
          <w:rFonts w:asciiTheme="minorEastAsia" w:hAnsiTheme="minorEastAsia" w:cs="Arial" w:hint="eastAsia"/>
          <w:color w:val="666666"/>
          <w:szCs w:val="27"/>
        </w:rPr>
        <w:t>ti</w:t>
      </w:r>
      <w:r w:rsidR="00670E38">
        <w:rPr>
          <w:rFonts w:ascii="Arial" w:eastAsia="Times New Roman" w:hAnsi="Arial" w:cs="Arial"/>
          <w:color w:val="666666"/>
          <w:szCs w:val="27"/>
        </w:rPr>
        <w:t xml:space="preserve"> </w:t>
      </w:r>
      <w:r w:rsidR="00670E38">
        <w:rPr>
          <w:rFonts w:asciiTheme="minorEastAsia" w:hAnsiTheme="minorEastAsia" w:cs="Arial" w:hint="eastAsia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，主板至少需要</w:t>
      </w:r>
      <w:r w:rsidRPr="00582CA5">
        <w:rPr>
          <w:rFonts w:ascii="Arial" w:eastAsia="Times New Roman" w:hAnsi="Arial" w:cs="Arial"/>
          <w:color w:val="666666"/>
          <w:szCs w:val="27"/>
        </w:rPr>
        <w:t>24</w:t>
      </w:r>
      <w:r w:rsidRPr="00582CA5">
        <w:rPr>
          <w:rFonts w:eastAsia="Microsoft YaHei" w:cs="Microsoft YaHei" w:hint="eastAsia"/>
          <w:color w:val="666666"/>
          <w:szCs w:val="27"/>
        </w:rPr>
        <w:t>条</w:t>
      </w:r>
      <w:r w:rsidRPr="00582CA5">
        <w:rPr>
          <w:rFonts w:ascii="Arial" w:eastAsia="Times New Roman" w:hAnsi="Arial" w:cs="Arial"/>
          <w:color w:val="666666"/>
          <w:szCs w:val="27"/>
        </w:rPr>
        <w:t>PCI-E</w:t>
      </w:r>
      <w:r w:rsidRPr="00582CA5">
        <w:rPr>
          <w:rFonts w:eastAsia="Microsoft YaHei" w:cs="Microsoft YaHei" w:hint="eastAsia"/>
          <w:color w:val="666666"/>
          <w:szCs w:val="27"/>
        </w:rPr>
        <w:t>通道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lastRenderedPageBreak/>
        <w:t>另一个考虑</w:t>
      </w:r>
      <w:r w:rsidR="00582CA5">
        <w:rPr>
          <w:rFonts w:eastAsia="Microsoft YaHei" w:cs="Microsoft YaHei" w:hint="eastAsia"/>
          <w:color w:val="666666"/>
          <w:szCs w:val="27"/>
        </w:rPr>
        <w:t>:</w:t>
      </w:r>
      <w:r w:rsidR="00582CA5">
        <w:rPr>
          <w:rFonts w:eastAsia="Microsoft YaHei" w:cs="Microsoft YaHei"/>
          <w:color w:val="666666"/>
          <w:szCs w:val="27"/>
        </w:rPr>
        <w:t xml:space="preserve"> </w:t>
      </w:r>
      <w:r w:rsidR="00582CA5">
        <w:rPr>
          <w:rFonts w:eastAsia="Microsoft YaHei" w:cs="Microsoft YaHei" w:hint="eastAsia"/>
          <w:color w:val="666666"/>
          <w:szCs w:val="27"/>
        </w:rPr>
        <w:t>要</w:t>
      </w:r>
      <w:r w:rsidRPr="00582CA5">
        <w:rPr>
          <w:rFonts w:ascii="Arial" w:eastAsia="Times New Roman" w:hAnsi="Arial" w:cs="Arial"/>
          <w:color w:val="666666"/>
          <w:szCs w:val="27"/>
        </w:rPr>
        <w:t>x299</w:t>
      </w:r>
      <w:r w:rsidRPr="00582CA5">
        <w:rPr>
          <w:rFonts w:eastAsia="Microsoft YaHei" w:cs="Microsoft YaHei" w:hint="eastAsia"/>
          <w:color w:val="666666"/>
          <w:szCs w:val="27"/>
        </w:rPr>
        <w:t>（对于英特尔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）</w:t>
      </w:r>
      <w:r w:rsidR="00582CA5">
        <w:rPr>
          <w:rFonts w:eastAsia="Microsoft YaHei" w:cs="Microsoft YaHei" w:hint="eastAsia"/>
          <w:color w:val="666666"/>
          <w:szCs w:val="27"/>
        </w:rPr>
        <w:t>还是</w:t>
      </w:r>
      <w:r w:rsidRPr="00582CA5">
        <w:rPr>
          <w:rFonts w:ascii="Arial" w:eastAsia="Times New Roman" w:hAnsi="Arial" w:cs="Arial"/>
          <w:color w:val="666666"/>
          <w:szCs w:val="27"/>
        </w:rPr>
        <w:t>x399</w:t>
      </w:r>
      <w:r w:rsidRPr="00582CA5">
        <w:rPr>
          <w:rFonts w:eastAsia="Microsoft YaHei" w:cs="Microsoft YaHei" w:hint="eastAsia"/>
          <w:color w:val="666666"/>
          <w:szCs w:val="27"/>
        </w:rPr>
        <w:t>（对于</w:t>
      </w:r>
      <w:r w:rsidRPr="00582CA5">
        <w:rPr>
          <w:rFonts w:ascii="Arial" w:eastAsia="Times New Roman" w:hAnsi="Arial" w:cs="Arial"/>
          <w:color w:val="666666"/>
          <w:szCs w:val="27"/>
        </w:rPr>
        <w:t>AMD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）。英特尔的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线程速度较快，但</w:t>
      </w:r>
      <w:r w:rsidRPr="00582CA5">
        <w:rPr>
          <w:rFonts w:ascii="Arial" w:eastAsia="Times New Roman" w:hAnsi="Arial" w:cs="Arial"/>
          <w:color w:val="666666"/>
          <w:szCs w:val="27"/>
        </w:rPr>
        <w:t>AMD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往往比英特尔</w:t>
      </w:r>
      <w:r w:rsidR="00D7520E">
        <w:rPr>
          <w:rFonts w:eastAsia="Microsoft YaHei" w:cs="Microsoft YaHei" w:hint="eastAsia"/>
          <w:color w:val="666666"/>
          <w:szCs w:val="27"/>
        </w:rPr>
        <w:t>的便宜 (就每个线程的价格而言)</w:t>
      </w:r>
      <w:r w:rsidR="00D7520E">
        <w:rPr>
          <w:rFonts w:eastAsia="Microsoft YaHei" w:cs="Microsoft YaHei"/>
          <w:color w:val="666666"/>
          <w:szCs w:val="27"/>
        </w:rPr>
        <w:t xml:space="preserve"> </w:t>
      </w:r>
      <w:r w:rsidRPr="00582CA5">
        <w:rPr>
          <w:rFonts w:eastAsia="Microsoft YaHei" w:cs="Microsoft YaHei" w:hint="eastAsia"/>
          <w:color w:val="666666"/>
          <w:szCs w:val="27"/>
        </w:rPr>
        <w:t>。我选择</w:t>
      </w:r>
      <w:r w:rsidR="00D7520E">
        <w:rPr>
          <w:rFonts w:eastAsia="Microsoft YaHei" w:cs="Microsoft YaHei" w:hint="eastAsia"/>
          <w:color w:val="666666"/>
          <w:szCs w:val="27"/>
        </w:rPr>
        <w:t>既要速度也要数量</w:t>
      </w:r>
      <w:r w:rsidR="00D7520E" w:rsidRPr="00582CA5">
        <w:rPr>
          <w:rFonts w:eastAsia="Microsoft YaHei" w:cs="Microsoft YaHei" w:hint="eastAsia"/>
          <w:color w:val="666666"/>
          <w:szCs w:val="27"/>
        </w:rPr>
        <w:t>（</w:t>
      </w:r>
      <w:r w:rsidR="00D7520E" w:rsidRPr="00582CA5">
        <w:rPr>
          <w:rFonts w:ascii="Arial" w:eastAsia="Times New Roman" w:hAnsi="Arial" w:cs="Arial"/>
          <w:color w:val="666666"/>
          <w:szCs w:val="27"/>
        </w:rPr>
        <w:t>20</w:t>
      </w:r>
      <w:r w:rsidR="00D7520E" w:rsidRPr="00582CA5">
        <w:rPr>
          <w:rFonts w:eastAsia="Microsoft YaHei" w:cs="Microsoft YaHei" w:hint="eastAsia"/>
          <w:color w:val="666666"/>
          <w:szCs w:val="27"/>
        </w:rPr>
        <w:t>线程和处理速度快）</w:t>
      </w:r>
      <w:r w:rsidR="00D7520E">
        <w:rPr>
          <w:rFonts w:eastAsia="Microsoft YaHei" w:cs="Microsoft YaHei" w:hint="eastAsia"/>
          <w:color w:val="666666"/>
          <w:szCs w:val="27"/>
        </w:rPr>
        <w:t>的Intel处理器</w:t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="00D7520E">
        <w:rPr>
          <w:rFonts w:eastAsia="Microsoft YaHei" w:cs="Microsoft YaHei" w:hint="eastAsia"/>
          <w:color w:val="666666"/>
          <w:szCs w:val="27"/>
        </w:rPr>
        <w:t>配一个</w:t>
      </w:r>
      <w:r w:rsidRPr="00582CA5">
        <w:rPr>
          <w:rFonts w:ascii="Arial" w:eastAsia="Times New Roman" w:hAnsi="Arial" w:cs="Arial"/>
          <w:color w:val="666666"/>
          <w:szCs w:val="27"/>
        </w:rPr>
        <w:t>x299</w:t>
      </w:r>
      <w:r w:rsidRPr="00582CA5">
        <w:rPr>
          <w:rFonts w:eastAsia="Microsoft YaHei" w:cs="Microsoft YaHei" w:hint="eastAsia"/>
          <w:color w:val="666666"/>
          <w:szCs w:val="27"/>
        </w:rPr>
        <w:t>主板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更可靠（更昂贵）的主板通常被称为</w:t>
      </w:r>
      <w:r w:rsidRPr="00582CA5">
        <w:rPr>
          <w:rFonts w:eastAsia="Microsoft YaHei" w:cs="Microsoft YaHei" w:hint="eastAsia"/>
          <w:iCs/>
          <w:color w:val="666666"/>
          <w:szCs w:val="27"/>
        </w:rPr>
        <w:t>工作站</w:t>
      </w:r>
      <w:r w:rsidRPr="00582CA5">
        <w:rPr>
          <w:rFonts w:eastAsia="Microsoft YaHei" w:cs="Microsoft YaHei" w:hint="eastAsia"/>
          <w:color w:val="666666"/>
          <w:szCs w:val="27"/>
        </w:rPr>
        <w:t>主板。可靠性的提高是否值得付出代价尚有争议。我选择在我的</w:t>
      </w:r>
      <w:r w:rsidR="00C74D94" w:rsidRPr="00582CA5">
        <w:rPr>
          <w:rFonts w:eastAsia="Microsoft YaHei" w:cs="Microsoft YaHei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中</w:t>
      </w:r>
      <w:r w:rsidR="00A55B93">
        <w:rPr>
          <w:rFonts w:eastAsia="Microsoft YaHei" w:cs="Microsoft YaHei" w:hint="eastAsia"/>
          <w:color w:val="666666"/>
          <w:szCs w:val="27"/>
        </w:rPr>
        <w:t>使用</w:t>
      </w:r>
      <w:r w:rsidRPr="00582CA5">
        <w:rPr>
          <w:rFonts w:eastAsia="Microsoft YaHei" w:cs="Microsoft YaHei" w:hint="eastAsia"/>
          <w:color w:val="666666"/>
          <w:szCs w:val="27"/>
        </w:rPr>
        <w:t>工作站主板，但是如果您想购买更便宜的主板，请查看</w:t>
      </w:r>
      <w:hyperlink r:id="rId37" w:history="1"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SUPERMICRO x299</w:t>
        </w:r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主板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，该</w:t>
      </w:r>
      <w:hyperlink r:id="rId38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主板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可以满足我的</w:t>
      </w:r>
      <w:r w:rsidR="00C74D94" w:rsidRPr="00582CA5">
        <w:rPr>
          <w:rFonts w:eastAsia="Microsoft YaHei" w:cs="Microsoft YaHei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的所有需求，但价格要低</w:t>
      </w:r>
      <w:r w:rsidRPr="00582CA5">
        <w:rPr>
          <w:rFonts w:ascii="Arial" w:eastAsia="Times New Roman" w:hAnsi="Arial" w:cs="Arial"/>
          <w:color w:val="666666"/>
          <w:szCs w:val="27"/>
        </w:rPr>
        <w:t>100</w:t>
      </w:r>
      <w:r w:rsidRPr="00582CA5">
        <w:rPr>
          <w:rFonts w:eastAsia="Microsoft YaHei" w:cs="Microsoft YaHei" w:hint="eastAsia"/>
          <w:color w:val="666666"/>
          <w:szCs w:val="27"/>
        </w:rPr>
        <w:t>美元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582CA5" w:rsidP="00253D23">
      <w:pPr>
        <w:pStyle w:val="Heading2"/>
        <w:rPr>
          <w:rFonts w:ascii="Times New Roman" w:eastAsia="Times New Roman" w:hAnsi="Times New Roman"/>
        </w:rPr>
      </w:pPr>
      <w:r w:rsidRPr="00582CA5">
        <w:rPr>
          <w:rFonts w:hint="eastAsia"/>
        </w:rPr>
        <w:t>CPU</w:t>
      </w:r>
    </w:p>
    <w:p w:rsidR="00FC7B6E" w:rsidRPr="00582CA5" w:rsidRDefault="00FC7B6E" w:rsidP="00FC7B6E">
      <w:pPr>
        <w:numPr>
          <w:ilvl w:val="0"/>
          <w:numId w:val="6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选择英特尔的</w:t>
      </w:r>
      <w:r w:rsidRPr="00582CA5">
        <w:rPr>
          <w:rFonts w:ascii="Arial" w:eastAsia="Times New Roman" w:hAnsi="Arial" w:cs="Arial"/>
          <w:color w:val="666666"/>
          <w:szCs w:val="27"/>
        </w:rPr>
        <w:t>X</w:t>
      </w:r>
      <w:r w:rsidRPr="00582CA5">
        <w:rPr>
          <w:rFonts w:eastAsia="Microsoft YaHei" w:cs="Microsoft YaHei" w:hint="eastAsia"/>
          <w:color w:val="666666"/>
          <w:szCs w:val="27"/>
        </w:rPr>
        <w:t>系列（</w:t>
      </w:r>
      <w:r w:rsidRPr="00582CA5">
        <w:rPr>
          <w:rFonts w:ascii="Arial" w:eastAsia="Times New Roman" w:hAnsi="Arial" w:cs="Arial"/>
          <w:color w:val="666666"/>
          <w:szCs w:val="27"/>
        </w:rPr>
        <w:t>x299</w:t>
      </w:r>
      <w:r w:rsidRPr="00582CA5">
        <w:rPr>
          <w:rFonts w:eastAsia="Microsoft YaHei" w:cs="Microsoft YaHei" w:hint="eastAsia"/>
          <w:color w:val="666666"/>
          <w:szCs w:val="27"/>
        </w:rPr>
        <w:t>主板）或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AMD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ThreadRipper</w:t>
      </w:r>
      <w:proofErr w:type="spellEnd"/>
      <w:r w:rsidRPr="00582CA5">
        <w:rPr>
          <w:rFonts w:eastAsia="Microsoft YaHei" w:cs="Microsoft YaHei" w:hint="eastAsia"/>
          <w:color w:val="666666"/>
          <w:szCs w:val="27"/>
        </w:rPr>
        <w:t>（</w:t>
      </w:r>
      <w:r w:rsidRPr="00582CA5">
        <w:rPr>
          <w:rFonts w:ascii="Arial" w:eastAsia="Times New Roman" w:hAnsi="Arial" w:cs="Arial"/>
          <w:color w:val="666666"/>
          <w:szCs w:val="27"/>
        </w:rPr>
        <w:t>x399</w:t>
      </w:r>
      <w:r w:rsidRPr="00582CA5">
        <w:rPr>
          <w:rFonts w:eastAsia="Microsoft YaHei" w:cs="Microsoft YaHei"/>
          <w:color w:val="666666"/>
          <w:szCs w:val="27"/>
        </w:rPr>
        <w:t>）</w:t>
      </w:r>
    </w:p>
    <w:p w:rsidR="00FC7B6E" w:rsidRPr="00582CA5" w:rsidRDefault="00FC7B6E" w:rsidP="00FC7B6E">
      <w:pPr>
        <w:numPr>
          <w:ilvl w:val="0"/>
          <w:numId w:val="6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color w:val="666666"/>
          <w:szCs w:val="27"/>
        </w:rPr>
        <w:t>Intel CPU</w:t>
      </w:r>
      <w:r w:rsidRPr="00582CA5">
        <w:rPr>
          <w:rFonts w:eastAsia="Microsoft YaHei" w:cs="Microsoft YaHei" w:hint="eastAsia"/>
          <w:color w:val="666666"/>
          <w:szCs w:val="27"/>
        </w:rPr>
        <w:t>的每个线程速度更快，但是</w:t>
      </w:r>
      <w:r w:rsidRPr="00582CA5">
        <w:rPr>
          <w:rFonts w:ascii="Arial" w:eastAsia="Times New Roman" w:hAnsi="Arial" w:cs="Arial"/>
          <w:color w:val="666666"/>
          <w:szCs w:val="27"/>
        </w:rPr>
        <w:t>AMD CPU</w:t>
      </w:r>
      <w:r w:rsidRPr="00582CA5">
        <w:rPr>
          <w:rFonts w:eastAsia="Microsoft YaHei" w:cs="Microsoft YaHei" w:hint="eastAsia"/>
          <w:color w:val="666666"/>
          <w:szCs w:val="27"/>
        </w:rPr>
        <w:t>的每线程</w:t>
      </w:r>
      <w:r w:rsidR="002D2D10">
        <w:rPr>
          <w:rFonts w:eastAsia="Microsoft YaHei" w:cs="Microsoft YaHei" w:hint="eastAsia"/>
          <w:color w:val="666666"/>
          <w:szCs w:val="27"/>
        </w:rPr>
        <w:t>价格更低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通过考虑以下两个问题，根据您的计算需求选择一个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/>
          <w:color w:val="666666"/>
          <w:szCs w:val="27"/>
        </w:rPr>
        <w:t>：</w:t>
      </w:r>
    </w:p>
    <w:p w:rsidR="00FC7B6E" w:rsidRPr="00582CA5" w:rsidRDefault="00FC7B6E" w:rsidP="00FC7B6E">
      <w:pPr>
        <w:numPr>
          <w:ilvl w:val="0"/>
          <w:numId w:val="7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您是否运行许多多线程作业</w:t>
      </w:r>
      <w:r w:rsidRPr="00582CA5">
        <w:rPr>
          <w:rFonts w:eastAsia="Microsoft YaHei" w:cs="Microsoft YaHei"/>
          <w:color w:val="666666"/>
          <w:szCs w:val="27"/>
        </w:rPr>
        <w:t>？</w:t>
      </w:r>
    </w:p>
    <w:p w:rsidR="00FC7B6E" w:rsidRPr="00582CA5" w:rsidRDefault="00FC7B6E" w:rsidP="00FC7B6E">
      <w:pPr>
        <w:numPr>
          <w:ilvl w:val="0"/>
          <w:numId w:val="7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您是否需要每个线程都快</w:t>
      </w:r>
      <w:r w:rsidRPr="00582CA5">
        <w:rPr>
          <w:rFonts w:eastAsia="Microsoft YaHei" w:cs="Microsoft YaHei"/>
          <w:color w:val="666666"/>
          <w:szCs w:val="27"/>
        </w:rPr>
        <w:t>？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如果（</w:t>
      </w:r>
      <w:r w:rsidRPr="00582CA5">
        <w:rPr>
          <w:rFonts w:ascii="Arial" w:eastAsia="Times New Roman" w:hAnsi="Arial" w:cs="Arial"/>
          <w:color w:val="666666"/>
          <w:szCs w:val="27"/>
        </w:rPr>
        <w:t>1</w:t>
      </w:r>
      <w:r w:rsidRPr="00582CA5">
        <w:rPr>
          <w:rFonts w:eastAsia="Microsoft YaHei" w:cs="Microsoft YaHei" w:hint="eastAsia"/>
          <w:color w:val="666666"/>
          <w:szCs w:val="27"/>
        </w:rPr>
        <w:t>）为</w:t>
      </w:r>
      <w:r w:rsidRPr="00582CA5">
        <w:rPr>
          <w:rFonts w:ascii="Arial" w:eastAsia="Times New Roman" w:hAnsi="Arial" w:cs="Arial"/>
          <w:color w:val="666666"/>
          <w:szCs w:val="27"/>
        </w:rPr>
        <w:t>“</w:t>
      </w:r>
      <w:r w:rsidRPr="00582CA5">
        <w:rPr>
          <w:rFonts w:eastAsia="Microsoft YaHei" w:cs="Microsoft YaHei" w:hint="eastAsia"/>
          <w:color w:val="666666"/>
          <w:szCs w:val="27"/>
        </w:rPr>
        <w:t>是</w:t>
      </w:r>
      <w:r w:rsidRPr="00582CA5">
        <w:rPr>
          <w:rFonts w:ascii="Arial" w:eastAsia="Times New Roman" w:hAnsi="Arial" w:cs="Arial"/>
          <w:color w:val="666666"/>
          <w:szCs w:val="27"/>
        </w:rPr>
        <w:t>”</w:t>
      </w:r>
      <w:r w:rsidRPr="00582CA5">
        <w:rPr>
          <w:rFonts w:eastAsia="Microsoft YaHei" w:cs="Microsoft YaHei" w:hint="eastAsia"/>
          <w:color w:val="666666"/>
          <w:szCs w:val="27"/>
        </w:rPr>
        <w:t>，但（</w:t>
      </w:r>
      <w:r w:rsidRPr="00582CA5">
        <w:rPr>
          <w:rFonts w:ascii="Arial" w:eastAsia="Times New Roman" w:hAnsi="Arial" w:cs="Arial"/>
          <w:color w:val="666666"/>
          <w:szCs w:val="27"/>
        </w:rPr>
        <w:t>2</w:t>
      </w:r>
      <w:r w:rsidRPr="00582CA5">
        <w:rPr>
          <w:rFonts w:eastAsia="Microsoft YaHei" w:cs="Microsoft YaHei" w:hint="eastAsia"/>
          <w:color w:val="666666"/>
          <w:szCs w:val="27"/>
        </w:rPr>
        <w:t>）为</w:t>
      </w:r>
      <w:r w:rsidRPr="00582CA5">
        <w:rPr>
          <w:rFonts w:ascii="Arial" w:eastAsia="Times New Roman" w:hAnsi="Arial" w:cs="Arial"/>
          <w:color w:val="666666"/>
          <w:szCs w:val="27"/>
        </w:rPr>
        <w:t>“</w:t>
      </w:r>
      <w:r w:rsidRPr="00582CA5">
        <w:rPr>
          <w:rFonts w:eastAsia="Microsoft YaHei" w:cs="Microsoft YaHei" w:hint="eastAsia"/>
          <w:color w:val="666666"/>
          <w:szCs w:val="27"/>
        </w:rPr>
        <w:t>否</w:t>
      </w:r>
      <w:r w:rsidRPr="00582CA5">
        <w:rPr>
          <w:rFonts w:ascii="Arial" w:eastAsia="Times New Roman" w:hAnsi="Arial" w:cs="Arial"/>
          <w:color w:val="666666"/>
          <w:szCs w:val="27"/>
        </w:rPr>
        <w:t>”</w:t>
      </w:r>
      <w:r w:rsidRPr="00582CA5">
        <w:rPr>
          <w:rFonts w:eastAsia="Microsoft YaHei" w:cs="Microsoft YaHei" w:hint="eastAsia"/>
          <w:color w:val="666666"/>
          <w:szCs w:val="27"/>
        </w:rPr>
        <w:t>，则可以使用</w:t>
      </w:r>
      <w:r w:rsidRPr="00582CA5">
        <w:rPr>
          <w:rFonts w:ascii="Arial" w:eastAsia="Times New Roman" w:hAnsi="Arial" w:cs="Arial"/>
          <w:color w:val="666666"/>
          <w:szCs w:val="27"/>
        </w:rPr>
        <w:t>32</w:t>
      </w:r>
      <w:r w:rsidRPr="00582CA5">
        <w:rPr>
          <w:rFonts w:eastAsia="Microsoft YaHei" w:cs="Microsoft YaHei" w:hint="eastAsia"/>
          <w:color w:val="666666"/>
          <w:szCs w:val="27"/>
        </w:rPr>
        <w:t>线程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"https://www.cpubenchmark.net/cpu.php?cpu=AMD+Ryzen+Threadripper+2950X"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AMD Ryzen </w:t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Threadripper</w:t>
      </w:r>
      <w:proofErr w:type="spellEnd"/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 2950X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降低成本。如果对（</w:t>
      </w:r>
      <w:r w:rsidRPr="00582CA5">
        <w:rPr>
          <w:rFonts w:ascii="Arial" w:eastAsia="Times New Roman" w:hAnsi="Arial" w:cs="Arial"/>
          <w:color w:val="666666"/>
          <w:szCs w:val="27"/>
        </w:rPr>
        <w:t>2</w:t>
      </w:r>
      <w:r w:rsidRPr="00582CA5">
        <w:rPr>
          <w:rFonts w:eastAsia="Microsoft YaHei" w:cs="Microsoft YaHei" w:hint="eastAsia"/>
          <w:color w:val="666666"/>
          <w:szCs w:val="27"/>
        </w:rPr>
        <w:t>）的回答为</w:t>
      </w:r>
      <w:r w:rsidRPr="00582CA5">
        <w:rPr>
          <w:rFonts w:ascii="Arial" w:eastAsia="Times New Roman" w:hAnsi="Arial" w:cs="Arial"/>
          <w:color w:val="666666"/>
          <w:szCs w:val="27"/>
        </w:rPr>
        <w:t>“</w:t>
      </w:r>
      <w:r w:rsidRPr="00582CA5">
        <w:rPr>
          <w:rFonts w:eastAsia="Microsoft YaHei" w:cs="Microsoft YaHei" w:hint="eastAsia"/>
          <w:color w:val="666666"/>
          <w:szCs w:val="27"/>
        </w:rPr>
        <w:t>是</w:t>
      </w:r>
      <w:r w:rsidRPr="00582CA5">
        <w:rPr>
          <w:rFonts w:ascii="Arial" w:eastAsia="Times New Roman" w:hAnsi="Arial" w:cs="Arial"/>
          <w:color w:val="666666"/>
          <w:szCs w:val="27"/>
        </w:rPr>
        <w:t>”</w:t>
      </w:r>
      <w:r w:rsidRPr="00582CA5">
        <w:rPr>
          <w:rFonts w:eastAsia="Microsoft YaHei" w:cs="Microsoft YaHei" w:hint="eastAsia"/>
          <w:color w:val="666666"/>
          <w:szCs w:val="27"/>
        </w:rPr>
        <w:t>，则您可能需要</w:t>
      </w:r>
      <w:r w:rsidRPr="00582CA5">
        <w:rPr>
          <w:rFonts w:ascii="Arial" w:eastAsia="Times New Roman" w:hAnsi="Arial" w:cs="Arial"/>
          <w:color w:val="666666"/>
          <w:szCs w:val="27"/>
        </w:rPr>
        <w:t>Intel CPU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对于</w:t>
      </w:r>
      <w:r w:rsidRPr="00582CA5">
        <w:rPr>
          <w:rFonts w:ascii="Arial" w:eastAsia="Times New Roman" w:hAnsi="Arial" w:cs="Arial"/>
          <w:color w:val="666666"/>
          <w:szCs w:val="27"/>
        </w:rPr>
        <w:t>Intel CPU</w:t>
      </w:r>
      <w:r w:rsidRPr="00582CA5">
        <w:rPr>
          <w:rFonts w:eastAsia="Microsoft YaHei" w:cs="Microsoft YaHei" w:hint="eastAsia"/>
          <w:color w:val="666666"/>
          <w:szCs w:val="27"/>
        </w:rPr>
        <w:t>，您需要用于多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深度学习的核心</w:t>
      </w:r>
      <w:r w:rsidRPr="00582CA5">
        <w:rPr>
          <w:rFonts w:ascii="Arial" w:eastAsia="Times New Roman" w:hAnsi="Arial" w:cs="Arial"/>
          <w:color w:val="666666"/>
          <w:szCs w:val="27"/>
        </w:rPr>
        <w:t>Intel X</w:t>
      </w:r>
      <w:r w:rsidRPr="00582CA5">
        <w:rPr>
          <w:rFonts w:eastAsia="Microsoft YaHei" w:cs="Microsoft YaHei" w:hint="eastAsia"/>
          <w:color w:val="666666"/>
          <w:szCs w:val="27"/>
        </w:rPr>
        <w:t>系列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。</w:t>
      </w:r>
      <w:r w:rsidRPr="00582CA5">
        <w:rPr>
          <w:rFonts w:ascii="Arial" w:eastAsia="Times New Roman" w:hAnsi="Arial" w:cs="Arial"/>
          <w:color w:val="666666"/>
          <w:szCs w:val="27"/>
        </w:rPr>
        <w:t>x299</w:t>
      </w:r>
      <w:r w:rsidRPr="00582CA5">
        <w:rPr>
          <w:rFonts w:eastAsia="Microsoft YaHei" w:cs="Microsoft YaHei" w:hint="eastAsia"/>
          <w:color w:val="666666"/>
          <w:szCs w:val="27"/>
        </w:rPr>
        <w:t>主板只能使用</w:t>
      </w:r>
      <w:r w:rsidRPr="00582CA5">
        <w:rPr>
          <w:rFonts w:ascii="Arial" w:eastAsia="Times New Roman" w:hAnsi="Arial" w:cs="Arial"/>
          <w:color w:val="666666"/>
          <w:szCs w:val="27"/>
        </w:rPr>
        <w:t>X</w:t>
      </w:r>
      <w:r w:rsidRPr="00582CA5">
        <w:rPr>
          <w:rFonts w:eastAsia="Microsoft YaHei" w:cs="Microsoft YaHei" w:hint="eastAsia"/>
          <w:color w:val="666666"/>
          <w:szCs w:val="27"/>
        </w:rPr>
        <w:t>系列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，并且您需要</w:t>
      </w:r>
      <w:r w:rsidRPr="00582CA5">
        <w:rPr>
          <w:rFonts w:ascii="Arial" w:eastAsia="Times New Roman" w:hAnsi="Arial" w:cs="Arial"/>
          <w:color w:val="666666"/>
          <w:szCs w:val="27"/>
        </w:rPr>
        <w:t>x299</w:t>
      </w:r>
      <w:r w:rsidRPr="00582CA5">
        <w:rPr>
          <w:rFonts w:eastAsia="Microsoft YaHei" w:cs="Microsoft YaHei" w:hint="eastAsia"/>
          <w:color w:val="666666"/>
          <w:szCs w:val="27"/>
        </w:rPr>
        <w:t>主板具有足够的</w:t>
      </w:r>
      <w:r w:rsidRPr="00582CA5">
        <w:rPr>
          <w:rFonts w:ascii="Arial" w:eastAsia="Times New Roman" w:hAnsi="Arial" w:cs="Arial"/>
          <w:color w:val="666666"/>
          <w:szCs w:val="27"/>
        </w:rPr>
        <w:t>PCI-E</w:t>
      </w:r>
      <w:r w:rsidRPr="00582CA5">
        <w:rPr>
          <w:rFonts w:eastAsia="Microsoft YaHei" w:cs="Microsoft YaHei" w:hint="eastAsia"/>
          <w:color w:val="666666"/>
          <w:szCs w:val="27"/>
        </w:rPr>
        <w:t>通道来支持多个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。如果仅使用两个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，则可以使用便宜的</w:t>
      </w:r>
      <w:r w:rsidRPr="00582CA5">
        <w:rPr>
          <w:rFonts w:ascii="Arial" w:eastAsia="Times New Roman" w:hAnsi="Arial" w:cs="Arial"/>
          <w:color w:val="666666"/>
          <w:szCs w:val="27"/>
        </w:rPr>
        <w:t>300</w:t>
      </w:r>
      <w:r w:rsidRPr="00582CA5">
        <w:rPr>
          <w:rFonts w:eastAsia="Microsoft YaHei" w:cs="Microsoft YaHei" w:hint="eastAsia"/>
          <w:color w:val="666666"/>
          <w:szCs w:val="27"/>
        </w:rPr>
        <w:t>系列</w:t>
      </w:r>
      <w:r w:rsidRPr="00582CA5">
        <w:rPr>
          <w:rFonts w:ascii="Arial" w:eastAsia="Times New Roman" w:hAnsi="Arial" w:cs="Arial"/>
          <w:color w:val="666666"/>
          <w:szCs w:val="27"/>
        </w:rPr>
        <w:t>Intel CPU</w:t>
      </w:r>
      <w:r w:rsidRPr="00582CA5">
        <w:rPr>
          <w:rFonts w:eastAsia="Microsoft YaHei" w:cs="Microsoft YaHei" w:hint="eastAsia"/>
          <w:color w:val="666666"/>
          <w:szCs w:val="27"/>
        </w:rPr>
        <w:t>和</w:t>
      </w:r>
      <w:r w:rsidRPr="00582CA5">
        <w:rPr>
          <w:rFonts w:ascii="Arial" w:eastAsia="Times New Roman" w:hAnsi="Arial" w:cs="Arial"/>
          <w:color w:val="666666"/>
          <w:szCs w:val="27"/>
        </w:rPr>
        <w:t>LGA 1151</w:t>
      </w:r>
      <w:r w:rsidRPr="00582CA5">
        <w:rPr>
          <w:rFonts w:eastAsia="Microsoft YaHei" w:cs="Microsoft YaHei" w:hint="eastAsia"/>
          <w:color w:val="666666"/>
          <w:szCs w:val="27"/>
        </w:rPr>
        <w:t>主板（而不是</w:t>
      </w:r>
      <w:r w:rsidRPr="00582CA5">
        <w:rPr>
          <w:rFonts w:ascii="Arial" w:eastAsia="Times New Roman" w:hAnsi="Arial" w:cs="Arial"/>
          <w:color w:val="666666"/>
          <w:szCs w:val="27"/>
        </w:rPr>
        <w:t>x299</w:t>
      </w:r>
      <w:r w:rsidRPr="00582CA5">
        <w:rPr>
          <w:rFonts w:eastAsia="Microsoft YaHei" w:cs="Microsoft YaHei" w:hint="eastAsia"/>
          <w:color w:val="666666"/>
          <w:szCs w:val="27"/>
        </w:rPr>
        <w:t>）来降低主板</w:t>
      </w:r>
      <w:r w:rsidRPr="00582CA5">
        <w:rPr>
          <w:rFonts w:ascii="Arial" w:eastAsia="Times New Roman" w:hAnsi="Arial" w:cs="Arial"/>
          <w:color w:val="666666"/>
          <w:szCs w:val="27"/>
        </w:rPr>
        <w:t>+ CPU</w:t>
      </w:r>
      <w:r w:rsidRPr="00582CA5">
        <w:rPr>
          <w:rFonts w:eastAsia="Microsoft YaHei" w:cs="Microsoft YaHei" w:hint="eastAsia"/>
          <w:color w:val="666666"/>
          <w:szCs w:val="27"/>
        </w:rPr>
        <w:t>的成本。这将在</w:t>
      </w:r>
      <w:r w:rsidRPr="00582CA5">
        <w:rPr>
          <w:rFonts w:ascii="Arial" w:eastAsia="Times New Roman" w:hAnsi="Arial" w:cs="Arial"/>
          <w:color w:val="666666"/>
          <w:szCs w:val="27"/>
        </w:rPr>
        <w:t>16</w:t>
      </w:r>
      <w:r w:rsidRPr="00582CA5">
        <w:rPr>
          <w:rFonts w:eastAsia="Microsoft YaHei" w:cs="Microsoft YaHei" w:hint="eastAsia"/>
          <w:color w:val="666666"/>
          <w:szCs w:val="27"/>
        </w:rPr>
        <w:t>个</w:t>
      </w:r>
      <w:r w:rsidRPr="00582CA5">
        <w:rPr>
          <w:rFonts w:ascii="Arial" w:eastAsia="Times New Roman" w:hAnsi="Arial" w:cs="Arial"/>
          <w:color w:val="666666"/>
          <w:szCs w:val="27"/>
        </w:rPr>
        <w:t>PCI</w:t>
      </w:r>
      <w:r w:rsidRPr="00582CA5">
        <w:rPr>
          <w:rFonts w:eastAsia="Microsoft YaHei" w:cs="Microsoft YaHei" w:hint="eastAsia"/>
          <w:color w:val="666666"/>
          <w:szCs w:val="27"/>
        </w:rPr>
        <w:t>通道上运行一个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，在</w:t>
      </w:r>
      <w:r w:rsidRPr="00582CA5">
        <w:rPr>
          <w:rFonts w:ascii="Arial" w:eastAsia="Times New Roman" w:hAnsi="Arial" w:cs="Arial"/>
          <w:color w:val="666666"/>
          <w:szCs w:val="27"/>
        </w:rPr>
        <w:t>8</w:t>
      </w:r>
      <w:r w:rsidRPr="00582CA5">
        <w:rPr>
          <w:rFonts w:eastAsia="Microsoft YaHei" w:cs="Microsoft YaHei" w:hint="eastAsia"/>
          <w:color w:val="666666"/>
          <w:szCs w:val="27"/>
        </w:rPr>
        <w:t>个通道上运行另一个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（大多数</w:t>
      </w:r>
      <w:r w:rsidRPr="00582CA5">
        <w:rPr>
          <w:rFonts w:ascii="Arial" w:eastAsia="Times New Roman" w:hAnsi="Arial" w:cs="Arial"/>
          <w:color w:val="666666"/>
          <w:szCs w:val="27"/>
        </w:rPr>
        <w:t>LGA 1151</w:t>
      </w:r>
      <w:r w:rsidRPr="00582CA5">
        <w:rPr>
          <w:rFonts w:eastAsia="Microsoft YaHei" w:cs="Microsoft YaHei" w:hint="eastAsia"/>
          <w:color w:val="666666"/>
          <w:szCs w:val="27"/>
        </w:rPr>
        <w:t>主板具有</w:t>
      </w:r>
      <w:r w:rsidRPr="00582CA5">
        <w:rPr>
          <w:rFonts w:ascii="Arial" w:eastAsia="Times New Roman" w:hAnsi="Arial" w:cs="Arial"/>
          <w:color w:val="666666"/>
          <w:szCs w:val="27"/>
        </w:rPr>
        <w:t>24</w:t>
      </w:r>
      <w:r w:rsidRPr="00582CA5">
        <w:rPr>
          <w:rFonts w:eastAsia="Microsoft YaHei" w:cs="Microsoft YaHei" w:hint="eastAsia"/>
          <w:color w:val="666666"/>
          <w:szCs w:val="27"/>
        </w:rPr>
        <w:t>个</w:t>
      </w:r>
      <w:r w:rsidRPr="00582CA5">
        <w:rPr>
          <w:rFonts w:ascii="Arial" w:eastAsia="Times New Roman" w:hAnsi="Arial" w:cs="Arial"/>
          <w:color w:val="666666"/>
          <w:szCs w:val="27"/>
        </w:rPr>
        <w:t>PCI-E</w:t>
      </w:r>
      <w:r w:rsidRPr="00582CA5">
        <w:rPr>
          <w:rFonts w:eastAsia="Microsoft YaHei" w:cs="Microsoft YaHei" w:hint="eastAsia"/>
          <w:color w:val="666666"/>
          <w:szCs w:val="27"/>
        </w:rPr>
        <w:t>通道，</w:t>
      </w:r>
      <w:r w:rsidR="00D3307C">
        <w:rPr>
          <w:rFonts w:eastAsia="Microsoft YaHei" w:cs="Microsoft YaHei" w:hint="eastAsia"/>
          <w:color w:val="666666"/>
          <w:szCs w:val="27"/>
        </w:rPr>
        <w:t>这一点需要再</w:t>
      </w:r>
      <w:r w:rsidR="00A34E3F">
        <w:rPr>
          <w:rFonts w:eastAsia="Microsoft YaHei" w:cs="Microsoft YaHei" w:hint="eastAsia"/>
          <w:color w:val="666666"/>
          <w:szCs w:val="27"/>
        </w:rPr>
        <w:t>确认</w:t>
      </w:r>
      <w:r w:rsidR="00D3307C">
        <w:rPr>
          <w:rFonts w:eastAsia="Microsoft YaHei" w:cs="Microsoft YaHei" w:hint="eastAsia"/>
          <w:color w:val="666666"/>
          <w:szCs w:val="27"/>
        </w:rPr>
        <w:t>下</w:t>
      </w:r>
      <w:r w:rsidRPr="00582CA5">
        <w:rPr>
          <w:rFonts w:eastAsia="Microsoft YaHei" w:cs="Microsoft YaHei" w:hint="eastAsia"/>
          <w:color w:val="666666"/>
          <w:szCs w:val="27"/>
        </w:rPr>
        <w:t>）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134D95" w:rsidP="00134D95">
      <w:pPr>
        <w:pStyle w:val="Heading2"/>
        <w:rPr>
          <w:rFonts w:ascii="Times New Roman" w:eastAsia="Times New Roman" w:hAnsi="Times New Roman" w:cs="Times New Roman" w:hint="eastAsia"/>
        </w:rPr>
      </w:pPr>
      <w:r>
        <w:rPr>
          <w:rFonts w:hint="eastAsia"/>
        </w:rPr>
        <w:t>机箱</w:t>
      </w:r>
    </w:p>
    <w:p w:rsidR="00FC7B6E" w:rsidRPr="00582CA5" w:rsidRDefault="00134D95" w:rsidP="00FC7B6E">
      <w:pPr>
        <w:numPr>
          <w:ilvl w:val="0"/>
          <w:numId w:val="8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>
        <w:rPr>
          <w:rFonts w:eastAsia="Microsoft YaHei" w:cs="Microsoft YaHei" w:hint="eastAsia"/>
          <w:color w:val="666666"/>
          <w:szCs w:val="27"/>
        </w:rPr>
        <w:t>选择适合</w:t>
      </w:r>
      <w:r w:rsidR="00FC7B6E" w:rsidRPr="00582CA5">
        <w:rPr>
          <w:rFonts w:eastAsia="Microsoft YaHei" w:cs="Microsoft YaHei" w:hint="eastAsia"/>
          <w:color w:val="666666"/>
          <w:szCs w:val="27"/>
        </w:rPr>
        <w:t>主板的机箱（标准</w:t>
      </w:r>
      <w:r w:rsidR="00FC7B6E" w:rsidRPr="00582CA5">
        <w:rPr>
          <w:rFonts w:ascii="Arial" w:eastAsia="Times New Roman" w:hAnsi="Arial" w:cs="Arial"/>
          <w:color w:val="666666"/>
          <w:szCs w:val="27"/>
        </w:rPr>
        <w:t>ATX</w:t>
      </w:r>
      <w:r w:rsidR="00FC7B6E" w:rsidRPr="00582CA5">
        <w:rPr>
          <w:rFonts w:eastAsia="Microsoft YaHei" w:cs="Microsoft YaHei" w:hint="eastAsia"/>
          <w:color w:val="666666"/>
          <w:szCs w:val="27"/>
        </w:rPr>
        <w:t>，较小的</w:t>
      </w:r>
      <w:r w:rsidR="00FC7B6E" w:rsidRPr="00582CA5">
        <w:rPr>
          <w:rFonts w:ascii="Arial" w:eastAsia="Times New Roman" w:hAnsi="Arial" w:cs="Arial"/>
          <w:color w:val="666666"/>
          <w:szCs w:val="27"/>
        </w:rPr>
        <w:t>mini-ATX</w:t>
      </w:r>
      <w:r w:rsidR="00FC7B6E" w:rsidRPr="00582CA5">
        <w:rPr>
          <w:rFonts w:eastAsia="Microsoft YaHei" w:cs="Microsoft YaHei" w:hint="eastAsia"/>
          <w:color w:val="666666"/>
          <w:szCs w:val="27"/>
        </w:rPr>
        <w:t>）</w:t>
      </w:r>
      <w:r w:rsidR="00FC7B6E"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8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选择一个有空间的机箱以保持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凉爽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8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color w:val="666666"/>
          <w:szCs w:val="27"/>
        </w:rPr>
        <w:t xml:space="preserve">Carbide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Series™Air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t xml:space="preserve"> 540</w:t>
      </w:r>
      <w:r w:rsidRPr="00582CA5">
        <w:rPr>
          <w:rFonts w:eastAsia="Microsoft YaHei" w:cs="Microsoft YaHei" w:hint="eastAsia"/>
          <w:color w:val="666666"/>
          <w:szCs w:val="27"/>
        </w:rPr>
        <w:t>高气流</w:t>
      </w:r>
      <w:r w:rsidRPr="00582CA5">
        <w:rPr>
          <w:rFonts w:ascii="Arial" w:eastAsia="Times New Roman" w:hAnsi="Arial" w:cs="Arial"/>
          <w:color w:val="666666"/>
          <w:szCs w:val="27"/>
        </w:rPr>
        <w:t>ATX</w:t>
      </w:r>
      <w:r w:rsidRPr="00582CA5">
        <w:rPr>
          <w:rFonts w:eastAsia="Microsoft YaHei" w:cs="Microsoft YaHei" w:hint="eastAsia"/>
          <w:color w:val="666666"/>
          <w:szCs w:val="27"/>
        </w:rPr>
        <w:t>立方体</w:t>
      </w:r>
      <w:r w:rsidR="00134D95">
        <w:rPr>
          <w:rFonts w:eastAsia="Microsoft YaHei" w:cs="Microsoft YaHei" w:hint="eastAsia"/>
          <w:color w:val="666666"/>
          <w:szCs w:val="27"/>
        </w:rPr>
        <w:t>机箱</w:t>
      </w:r>
      <w:r w:rsidRPr="00582CA5">
        <w:rPr>
          <w:rFonts w:eastAsia="Microsoft YaHei" w:cs="Microsoft YaHei" w:hint="eastAsia"/>
          <w:color w:val="666666"/>
          <w:szCs w:val="27"/>
        </w:rPr>
        <w:t>是进行深度学习的安全选择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lastRenderedPageBreak/>
        <w:t>对于多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工作站，气流和冷却就是一切。选择适合您主板的机箱。大多数带有多个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的主板都可能是</w:t>
      </w:r>
      <w:r w:rsidRPr="00582CA5">
        <w:rPr>
          <w:rFonts w:ascii="Arial" w:eastAsia="Times New Roman" w:hAnsi="Arial" w:cs="Arial"/>
          <w:color w:val="666666"/>
          <w:szCs w:val="27"/>
        </w:rPr>
        <w:t>ATX</w:t>
      </w:r>
      <w:r w:rsidRPr="00582CA5">
        <w:rPr>
          <w:rFonts w:eastAsia="Microsoft YaHei" w:cs="Microsoft YaHei" w:hint="eastAsia"/>
          <w:color w:val="666666"/>
          <w:szCs w:val="27"/>
        </w:rPr>
        <w:t>，因此您需要一个适合</w:t>
      </w:r>
      <w:r w:rsidRPr="00582CA5">
        <w:rPr>
          <w:rFonts w:ascii="Arial" w:eastAsia="Times New Roman" w:hAnsi="Arial" w:cs="Arial"/>
          <w:color w:val="666666"/>
          <w:szCs w:val="27"/>
        </w:rPr>
        <w:t>ATX</w:t>
      </w:r>
      <w:r w:rsidRPr="00582CA5">
        <w:rPr>
          <w:rFonts w:eastAsia="Microsoft YaHei" w:cs="Microsoft YaHei" w:hint="eastAsia"/>
          <w:color w:val="666666"/>
          <w:szCs w:val="27"/>
        </w:rPr>
        <w:t>主板的机箱。如果您</w:t>
      </w:r>
      <w:r w:rsidR="00AE1D8A">
        <w:rPr>
          <w:rFonts w:eastAsia="Microsoft YaHei" w:cs="Microsoft YaHei" w:hint="eastAsia"/>
          <w:color w:val="666666"/>
          <w:szCs w:val="27"/>
        </w:rPr>
        <w:t>不</w:t>
      </w:r>
      <w:r w:rsidRPr="00582CA5">
        <w:rPr>
          <w:rFonts w:eastAsia="Microsoft YaHei" w:cs="Microsoft YaHei" w:hint="eastAsia"/>
          <w:color w:val="666666"/>
          <w:szCs w:val="27"/>
        </w:rPr>
        <w:t>确定要购买哪种机箱，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Carbide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Series™Air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t xml:space="preserve"> 540</w:t>
      </w:r>
      <w:r w:rsidRPr="00582CA5">
        <w:rPr>
          <w:rFonts w:eastAsia="Microsoft YaHei" w:cs="Microsoft YaHei" w:hint="eastAsia"/>
          <w:color w:val="666666"/>
          <w:szCs w:val="27"/>
        </w:rPr>
        <w:t>高气流</w:t>
      </w:r>
      <w:r w:rsidRPr="00582CA5">
        <w:rPr>
          <w:rFonts w:ascii="Arial" w:eastAsia="Times New Roman" w:hAnsi="Arial" w:cs="Arial"/>
          <w:color w:val="666666"/>
          <w:szCs w:val="27"/>
        </w:rPr>
        <w:t>ATX</w:t>
      </w:r>
      <w:r w:rsidR="00AE1D8A">
        <w:rPr>
          <w:rFonts w:asciiTheme="minorEastAsia" w:hAnsiTheme="minorEastAsia" w:cs="Arial" w:hint="eastAsia"/>
          <w:color w:val="666666"/>
          <w:szCs w:val="27"/>
        </w:rPr>
        <w:t>立方体</w:t>
      </w:r>
      <w:r w:rsidRPr="00582CA5">
        <w:rPr>
          <w:rFonts w:eastAsia="Microsoft YaHei" w:cs="Microsoft YaHei" w:hint="eastAsia"/>
          <w:color w:val="666666"/>
          <w:szCs w:val="27"/>
        </w:rPr>
        <w:t>机箱是一个不错的选择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AE1D8A" w:rsidP="00AE1D8A">
      <w:pPr>
        <w:pStyle w:val="Heading2"/>
        <w:rPr>
          <w:rFonts w:ascii="Times New Roman" w:eastAsia="Times New Roman" w:hAnsi="Times New Roman" w:cs="Times New Roman"/>
        </w:rPr>
      </w:pPr>
      <w:r>
        <w:rPr>
          <w:rFonts w:hint="eastAsia"/>
        </w:rPr>
        <w:t>机械</w:t>
      </w:r>
      <w:r w:rsidR="00FC7B6E" w:rsidRPr="00582CA5">
        <w:rPr>
          <w:rFonts w:hint="eastAsia"/>
        </w:rPr>
        <w:t>硬</w:t>
      </w:r>
      <w:r w:rsidR="00FC7B6E" w:rsidRPr="00582CA5">
        <w:t>盘</w:t>
      </w:r>
    </w:p>
    <w:p w:rsidR="00FC7B6E" w:rsidRPr="00582CA5" w:rsidRDefault="00FC7B6E" w:rsidP="00FC7B6E">
      <w:pPr>
        <w:numPr>
          <w:ilvl w:val="0"/>
          <w:numId w:val="9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如果您的</w:t>
      </w:r>
      <w:r w:rsidRPr="00582CA5">
        <w:rPr>
          <w:rFonts w:ascii="Arial" w:eastAsia="Times New Roman" w:hAnsi="Arial" w:cs="Arial"/>
          <w:color w:val="666666"/>
          <w:szCs w:val="27"/>
        </w:rPr>
        <w:t>m.2 SSD</w:t>
      </w:r>
      <w:r w:rsidRPr="00582CA5">
        <w:rPr>
          <w:rFonts w:eastAsia="Microsoft YaHei" w:cs="Microsoft YaHei" w:hint="eastAsia"/>
          <w:color w:val="666666"/>
          <w:szCs w:val="27"/>
        </w:rPr>
        <w:t>无法满足存储需求，请购买</w:t>
      </w:r>
      <w:r w:rsidRPr="00582CA5">
        <w:rPr>
          <w:rFonts w:ascii="Arial" w:eastAsia="Times New Roman" w:hAnsi="Arial" w:cs="Arial"/>
          <w:color w:val="666666"/>
          <w:szCs w:val="27"/>
        </w:rPr>
        <w:t>7200 RPM</w:t>
      </w:r>
      <w:r w:rsidRPr="00582CA5">
        <w:rPr>
          <w:rFonts w:eastAsia="Microsoft YaHei" w:cs="Microsoft YaHei" w:hint="eastAsia"/>
          <w:color w:val="666666"/>
          <w:szCs w:val="27"/>
        </w:rPr>
        <w:t>旋转磁盘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如果</w:t>
      </w:r>
      <w:r w:rsidRPr="00582CA5">
        <w:rPr>
          <w:rFonts w:ascii="Arial" w:eastAsia="Times New Roman" w:hAnsi="Arial" w:cs="Arial"/>
          <w:color w:val="666666"/>
          <w:szCs w:val="27"/>
        </w:rPr>
        <w:t>m.2 SSD</w:t>
      </w:r>
      <w:r w:rsidRPr="00582CA5">
        <w:rPr>
          <w:rFonts w:eastAsia="Microsoft YaHei" w:cs="Microsoft YaHei" w:hint="eastAsia"/>
          <w:color w:val="666666"/>
          <w:szCs w:val="27"/>
        </w:rPr>
        <w:t>太小而无法满足持久存储需求，则需要购买</w:t>
      </w:r>
      <w:r w:rsidR="00AE1D8A">
        <w:rPr>
          <w:rFonts w:eastAsia="Microsoft YaHei" w:cs="Microsoft YaHei" w:hint="eastAsia"/>
          <w:color w:val="666666"/>
          <w:szCs w:val="27"/>
        </w:rPr>
        <w:t>机械硬盘</w:t>
      </w:r>
      <w:r w:rsidRPr="00582CA5">
        <w:rPr>
          <w:rFonts w:eastAsia="Microsoft YaHei" w:cs="Microsoft YaHei" w:hint="eastAsia"/>
          <w:color w:val="666666"/>
          <w:szCs w:val="27"/>
        </w:rPr>
        <w:t>。它们相当便宜，速度为</w:t>
      </w:r>
      <w:r w:rsidRPr="00582CA5">
        <w:rPr>
          <w:rFonts w:ascii="Arial" w:eastAsia="Times New Roman" w:hAnsi="Arial" w:cs="Arial"/>
          <w:color w:val="666666"/>
          <w:szCs w:val="27"/>
        </w:rPr>
        <w:t>5400 RPM</w:t>
      </w:r>
      <w:r w:rsidRPr="00582CA5">
        <w:rPr>
          <w:rFonts w:eastAsia="Microsoft YaHei" w:cs="Microsoft YaHei" w:hint="eastAsia"/>
          <w:color w:val="666666"/>
          <w:szCs w:val="27"/>
        </w:rPr>
        <w:t>（较慢）和</w:t>
      </w:r>
      <w:r w:rsidRPr="00582CA5">
        <w:rPr>
          <w:rFonts w:ascii="Arial" w:eastAsia="Times New Roman" w:hAnsi="Arial" w:cs="Arial"/>
          <w:color w:val="666666"/>
          <w:szCs w:val="27"/>
        </w:rPr>
        <w:t>7200 RPM</w:t>
      </w:r>
      <w:r w:rsidRPr="00582CA5">
        <w:rPr>
          <w:rFonts w:eastAsia="Microsoft YaHei" w:cs="Microsoft YaHei" w:hint="eastAsia"/>
          <w:color w:val="666666"/>
          <w:szCs w:val="27"/>
        </w:rPr>
        <w:t>（较快）。</w:t>
      </w:r>
      <w:r w:rsidRPr="00582CA5">
        <w:rPr>
          <w:rFonts w:ascii="Arial" w:eastAsia="Times New Roman" w:hAnsi="Arial" w:cs="Arial"/>
          <w:color w:val="666666"/>
          <w:szCs w:val="27"/>
        </w:rPr>
        <w:t>RPM</w:t>
      </w:r>
      <w:r w:rsidRPr="00582CA5">
        <w:rPr>
          <w:rFonts w:eastAsia="Microsoft YaHei" w:cs="Microsoft YaHei" w:hint="eastAsia"/>
          <w:color w:val="666666"/>
          <w:szCs w:val="27"/>
        </w:rPr>
        <w:t>代表每分钟旋转</w:t>
      </w:r>
      <w:r w:rsidR="00AE1D8A">
        <w:rPr>
          <w:rFonts w:eastAsia="Microsoft YaHei" w:cs="Microsoft YaHei" w:hint="eastAsia"/>
          <w:color w:val="666666"/>
          <w:szCs w:val="27"/>
        </w:rPr>
        <w:t>多少</w:t>
      </w:r>
      <w:r w:rsidRPr="00582CA5">
        <w:rPr>
          <w:rFonts w:eastAsia="Microsoft YaHei" w:cs="Microsoft YaHei" w:hint="eastAsia"/>
          <w:color w:val="666666"/>
          <w:szCs w:val="27"/>
        </w:rPr>
        <w:t>次，这些磁盘实际上在计算机内部旋转，这意味着它们可能很吵。因为它们的成本很低，所以您可能需要</w:t>
      </w:r>
      <w:r w:rsidRPr="00582CA5">
        <w:rPr>
          <w:rFonts w:ascii="Arial" w:eastAsia="Times New Roman" w:hAnsi="Arial" w:cs="Arial"/>
          <w:color w:val="666666"/>
          <w:szCs w:val="27"/>
        </w:rPr>
        <w:t>7200 RPM</w:t>
      </w:r>
      <w:r w:rsidRPr="00582CA5">
        <w:rPr>
          <w:rFonts w:eastAsia="Microsoft YaHei" w:cs="Microsoft YaHei" w:hint="eastAsia"/>
          <w:color w:val="666666"/>
          <w:szCs w:val="27"/>
        </w:rPr>
        <w:t>磁盘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AE1D8A">
      <w:pPr>
        <w:pStyle w:val="Heading2"/>
        <w:rPr>
          <w:rFonts w:ascii="Times New Roman" w:eastAsia="Times New Roman" w:hAnsi="Times New Roman" w:cs="Times New Roman"/>
        </w:rPr>
      </w:pPr>
      <w:r w:rsidRPr="00582CA5">
        <w:rPr>
          <w:rFonts w:hint="eastAsia"/>
        </w:rPr>
        <w:t>内</w:t>
      </w:r>
      <w:r w:rsidRPr="00582CA5">
        <w:t>存</w:t>
      </w:r>
    </w:p>
    <w:p w:rsidR="00FC7B6E" w:rsidRPr="00582CA5" w:rsidRDefault="00FC7B6E" w:rsidP="00FC7B6E">
      <w:pPr>
        <w:numPr>
          <w:ilvl w:val="0"/>
          <w:numId w:val="10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购买</w:t>
      </w:r>
      <w:r w:rsidR="005352E6">
        <w:rPr>
          <w:rFonts w:eastAsia="Microsoft YaHei" w:cs="Microsoft YaHei" w:hint="eastAsia"/>
          <w:color w:val="666666"/>
          <w:szCs w:val="27"/>
        </w:rPr>
        <w:t>外观小的内存</w:t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="00AE1D8A">
        <w:rPr>
          <w:rFonts w:eastAsia="Microsoft YaHei" w:cs="Microsoft YaHei" w:hint="eastAsia"/>
          <w:color w:val="666666"/>
          <w:szCs w:val="27"/>
        </w:rPr>
        <w:t>并</w:t>
      </w:r>
      <w:r w:rsidRPr="00582CA5">
        <w:rPr>
          <w:rFonts w:eastAsia="Microsoft YaHei" w:cs="Microsoft YaHei" w:hint="eastAsia"/>
          <w:color w:val="666666"/>
          <w:szCs w:val="27"/>
        </w:rPr>
        <w:t>确保它适合您的情况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10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避免使用您从未听说过的品牌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6D2FD4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>
        <w:rPr>
          <w:rFonts w:eastAsia="Microsoft YaHei" w:cs="Microsoft YaHei" w:hint="eastAsia"/>
          <w:color w:val="666666"/>
          <w:szCs w:val="27"/>
        </w:rPr>
        <w:t>内存</w:t>
      </w:r>
      <w:r w:rsidR="00FC7B6E" w:rsidRPr="00582CA5">
        <w:rPr>
          <w:rFonts w:eastAsia="Microsoft YaHei" w:cs="Microsoft YaHei" w:hint="eastAsia"/>
          <w:color w:val="666666"/>
          <w:szCs w:val="27"/>
        </w:rPr>
        <w:t>的主要考虑因素是数量，物理大小和延迟。在我的版本中，我有</w:t>
      </w:r>
      <w:r w:rsidR="00FC7B6E" w:rsidRPr="00582CA5">
        <w:rPr>
          <w:rFonts w:ascii="Arial" w:eastAsia="Times New Roman" w:hAnsi="Arial" w:cs="Arial"/>
          <w:color w:val="666666"/>
          <w:szCs w:val="27"/>
        </w:rPr>
        <w:t>128 GB</w:t>
      </w:r>
      <w:r w:rsidR="00FC7B6E" w:rsidRPr="00582CA5">
        <w:rPr>
          <w:rFonts w:eastAsia="Microsoft YaHei" w:cs="Microsoft YaHei" w:hint="eastAsia"/>
          <w:color w:val="666666"/>
          <w:szCs w:val="27"/>
        </w:rPr>
        <w:t>的</w:t>
      </w:r>
      <w:r w:rsidR="00FC7B6E" w:rsidRPr="00582CA5">
        <w:rPr>
          <w:rFonts w:ascii="Arial" w:eastAsia="Times New Roman" w:hAnsi="Arial" w:cs="Arial"/>
          <w:color w:val="666666"/>
          <w:szCs w:val="27"/>
        </w:rPr>
        <w:t>RAM</w:t>
      </w:r>
      <w:r w:rsidR="00FC7B6E" w:rsidRPr="00582CA5">
        <w:rPr>
          <w:rFonts w:eastAsia="Microsoft YaHei" w:cs="Microsoft YaHei" w:hint="eastAsia"/>
          <w:color w:val="666666"/>
          <w:szCs w:val="27"/>
        </w:rPr>
        <w:t>，但是您可以根据数据集的大小</w:t>
      </w:r>
      <w:r w:rsidR="00331D61">
        <w:rPr>
          <w:rFonts w:eastAsia="Microsoft YaHei" w:cs="Microsoft YaHei" w:hint="eastAsia"/>
          <w:color w:val="666666"/>
          <w:szCs w:val="27"/>
        </w:rPr>
        <w:t>使用</w:t>
      </w:r>
      <w:r w:rsidR="00FC7B6E" w:rsidRPr="00582CA5">
        <w:rPr>
          <w:rFonts w:ascii="Arial" w:eastAsia="Times New Roman" w:hAnsi="Arial" w:cs="Arial"/>
          <w:color w:val="666666"/>
          <w:szCs w:val="27"/>
        </w:rPr>
        <w:t>64GB</w:t>
      </w:r>
      <w:r w:rsidR="00FC7B6E" w:rsidRPr="00582CA5">
        <w:rPr>
          <w:rFonts w:eastAsia="Microsoft YaHei" w:cs="Microsoft YaHei" w:hint="eastAsia"/>
          <w:color w:val="666666"/>
          <w:szCs w:val="27"/>
        </w:rPr>
        <w:t>或</w:t>
      </w:r>
      <w:r w:rsidR="00FC7B6E" w:rsidRPr="00582CA5">
        <w:rPr>
          <w:rFonts w:ascii="Arial" w:eastAsia="Times New Roman" w:hAnsi="Arial" w:cs="Arial"/>
          <w:color w:val="666666"/>
          <w:szCs w:val="27"/>
        </w:rPr>
        <w:t>32GB</w:t>
      </w:r>
      <w:r w:rsidR="00FC7B6E" w:rsidRPr="00582CA5">
        <w:rPr>
          <w:rFonts w:eastAsia="Microsoft YaHei" w:cs="Microsoft YaHei" w:hint="eastAsia"/>
          <w:color w:val="666666"/>
          <w:szCs w:val="27"/>
        </w:rPr>
        <w:t>的</w:t>
      </w:r>
      <w:r w:rsidR="00331D61">
        <w:rPr>
          <w:rFonts w:eastAsia="Microsoft YaHei" w:cs="Microsoft YaHei" w:hint="eastAsia"/>
          <w:color w:val="666666"/>
          <w:szCs w:val="27"/>
        </w:rPr>
        <w:t>以降低</w:t>
      </w:r>
      <w:r w:rsidR="00FC7B6E" w:rsidRPr="00582CA5">
        <w:rPr>
          <w:rFonts w:eastAsia="Microsoft YaHei" w:cs="Microsoft YaHei" w:hint="eastAsia"/>
          <w:color w:val="666666"/>
          <w:szCs w:val="27"/>
        </w:rPr>
        <w:t>成本。一般而言，我建议您购买</w:t>
      </w:r>
      <w:r w:rsidR="00FC7B6E" w:rsidRPr="00582CA5">
        <w:rPr>
          <w:rFonts w:ascii="Arial" w:eastAsia="Times New Roman" w:hAnsi="Arial" w:cs="Arial"/>
          <w:color w:val="666666"/>
          <w:szCs w:val="27"/>
        </w:rPr>
        <w:t>128 GB</w:t>
      </w:r>
      <w:r w:rsidR="00FC7B6E" w:rsidRPr="00582CA5">
        <w:rPr>
          <w:rFonts w:eastAsia="Microsoft YaHei" w:cs="Microsoft YaHei" w:hint="eastAsia"/>
          <w:color w:val="666666"/>
          <w:szCs w:val="27"/>
        </w:rPr>
        <w:t>的（如果可以</w:t>
      </w:r>
      <w:r w:rsidR="00E21CEB">
        <w:rPr>
          <w:rFonts w:eastAsia="Microsoft YaHei" w:cs="Microsoft YaHei" w:hint="eastAsia"/>
          <w:color w:val="666666"/>
          <w:szCs w:val="27"/>
        </w:rPr>
        <w:t>负担得起</w:t>
      </w:r>
      <w:r w:rsidR="00FC7B6E" w:rsidRPr="00582CA5">
        <w:rPr>
          <w:rFonts w:eastAsia="Microsoft YaHei" w:cs="Microsoft YaHei" w:hint="eastAsia"/>
          <w:color w:val="666666"/>
          <w:szCs w:val="27"/>
        </w:rPr>
        <w:t>的话），以便可以将整个数据集加载到内存中，</w:t>
      </w:r>
      <w:r>
        <w:rPr>
          <w:rFonts w:eastAsia="Microsoft YaHei" w:cs="Microsoft YaHei" w:hint="eastAsia"/>
          <w:color w:val="666666"/>
          <w:szCs w:val="27"/>
        </w:rPr>
        <w:t>可</w:t>
      </w:r>
      <w:r w:rsidR="00AE1D8A" w:rsidRPr="00582CA5">
        <w:rPr>
          <w:rFonts w:eastAsia="Microsoft YaHei" w:cs="Microsoft YaHei" w:hint="eastAsia"/>
          <w:color w:val="666666"/>
          <w:szCs w:val="27"/>
        </w:rPr>
        <w:t>避免在</w:t>
      </w:r>
      <w:r w:rsidR="00AE1D8A">
        <w:rPr>
          <w:rFonts w:eastAsia="Microsoft YaHei" w:cs="Microsoft YaHei" w:hint="eastAsia"/>
          <w:color w:val="666666"/>
          <w:szCs w:val="27"/>
        </w:rPr>
        <w:t>深度学习</w:t>
      </w:r>
      <w:r w:rsidR="00AE1D8A">
        <w:rPr>
          <w:rFonts w:eastAsia="Microsoft YaHei" w:cs="Microsoft YaHei" w:hint="eastAsia"/>
          <w:color w:val="666666"/>
          <w:szCs w:val="27"/>
        </w:rPr>
        <w:t>的</w:t>
      </w:r>
      <w:r w:rsidR="00AE1D8A">
        <w:rPr>
          <w:rFonts w:eastAsia="Microsoft YaHei" w:cs="Microsoft YaHei" w:hint="eastAsia"/>
          <w:color w:val="666666"/>
          <w:szCs w:val="27"/>
        </w:rPr>
        <w:t>每轮</w:t>
      </w:r>
      <w:r w:rsidR="00AE1D8A" w:rsidRPr="00582CA5">
        <w:rPr>
          <w:rFonts w:eastAsia="Microsoft YaHei" w:cs="Microsoft YaHei" w:hint="eastAsia"/>
          <w:color w:val="666666"/>
          <w:szCs w:val="27"/>
        </w:rPr>
        <w:t>训练</w:t>
      </w:r>
      <w:r w:rsidR="00FC7B6E" w:rsidRPr="00582CA5">
        <w:rPr>
          <w:rFonts w:eastAsia="Microsoft YaHei" w:cs="Microsoft YaHei" w:hint="eastAsia"/>
          <w:color w:val="666666"/>
          <w:szCs w:val="27"/>
        </w:rPr>
        <w:t>时</w:t>
      </w:r>
      <w:r w:rsidR="00AE1D8A">
        <w:rPr>
          <w:rFonts w:eastAsia="Microsoft YaHei" w:cs="Microsoft YaHei" w:hint="eastAsia"/>
          <w:color w:val="666666"/>
          <w:szCs w:val="27"/>
        </w:rPr>
        <w:t>卡在</w:t>
      </w:r>
      <w:r w:rsidR="00FC7B6E" w:rsidRPr="00582CA5">
        <w:rPr>
          <w:rFonts w:eastAsia="Microsoft YaHei" w:cs="Microsoft YaHei" w:hint="eastAsia"/>
          <w:color w:val="666666"/>
          <w:szCs w:val="27"/>
        </w:rPr>
        <w:t>硬盘</w:t>
      </w:r>
      <w:r w:rsidR="00FC7B6E" w:rsidRPr="00582CA5">
        <w:rPr>
          <w:rFonts w:ascii="Arial" w:eastAsia="Times New Roman" w:hAnsi="Arial" w:cs="Arial"/>
          <w:color w:val="666666"/>
          <w:szCs w:val="27"/>
        </w:rPr>
        <w:t xml:space="preserve">&lt;&gt; </w:t>
      </w:r>
      <w:r>
        <w:rPr>
          <w:rFonts w:asciiTheme="minorEastAsia" w:hAnsiTheme="minorEastAsia" w:cs="Arial" w:hint="eastAsia"/>
          <w:color w:val="666666"/>
          <w:szCs w:val="27"/>
        </w:rPr>
        <w:t>内存</w:t>
      </w:r>
      <w:r w:rsidR="00AE1D8A">
        <w:rPr>
          <w:rFonts w:eastAsia="Microsoft YaHei" w:cs="Microsoft YaHei" w:hint="eastAsia"/>
          <w:color w:val="666666"/>
          <w:szCs w:val="27"/>
        </w:rPr>
        <w:t>瓶颈上</w:t>
      </w:r>
      <w:r w:rsidR="00FC7B6E"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对于多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="00B65EBA">
        <w:rPr>
          <w:rFonts w:asciiTheme="minorEastAsia" w:hAnsiTheme="minorEastAsia" w:cs="Arial" w:hint="eastAsia"/>
          <w:color w:val="666666"/>
          <w:szCs w:val="27"/>
        </w:rPr>
        <w:t>配置</w:t>
      </w:r>
      <w:r w:rsidRPr="00582CA5">
        <w:rPr>
          <w:rFonts w:eastAsia="Microsoft YaHei" w:cs="Microsoft YaHei" w:hint="eastAsia"/>
          <w:color w:val="666666"/>
          <w:szCs w:val="27"/>
        </w:rPr>
        <w:t>，请确保购买</w:t>
      </w:r>
      <w:r w:rsidR="005352E6">
        <w:rPr>
          <w:rFonts w:eastAsia="Microsoft YaHei" w:cs="Microsoft YaHei" w:hint="eastAsia"/>
          <w:color w:val="666666"/>
          <w:szCs w:val="27"/>
        </w:rPr>
        <w:t>外观小的内存</w:t>
      </w:r>
      <w:r w:rsidRPr="00582CA5">
        <w:rPr>
          <w:rFonts w:eastAsia="Microsoft YaHei" w:cs="Microsoft YaHei" w:hint="eastAsia"/>
          <w:color w:val="666666"/>
          <w:szCs w:val="27"/>
        </w:rPr>
        <w:t>（</w:t>
      </w:r>
      <w:r w:rsidR="005352E6">
        <w:rPr>
          <w:rFonts w:eastAsia="Microsoft YaHei" w:cs="Microsoft YaHei" w:hint="eastAsia"/>
          <w:color w:val="666666"/>
          <w:szCs w:val="27"/>
        </w:rPr>
        <w:t>有</w:t>
      </w:r>
      <w:r w:rsidRPr="00582CA5">
        <w:rPr>
          <w:rFonts w:eastAsia="Microsoft YaHei" w:cs="Microsoft YaHei" w:hint="eastAsia"/>
          <w:color w:val="666666"/>
          <w:szCs w:val="27"/>
        </w:rPr>
        <w:t>较小的外壳）。您可以将</w:t>
      </w:r>
      <w:r w:rsidR="005352E6">
        <w:rPr>
          <w:rFonts w:eastAsia="Microsoft YaHei" w:cs="Microsoft YaHei" w:hint="eastAsia"/>
          <w:color w:val="666666"/>
          <w:szCs w:val="27"/>
        </w:rPr>
        <w:t>外观</w:t>
      </w:r>
      <w:r w:rsidRPr="00582CA5">
        <w:rPr>
          <w:rFonts w:eastAsia="Microsoft YaHei" w:cs="Microsoft YaHei" w:hint="eastAsia"/>
          <w:color w:val="666666"/>
          <w:szCs w:val="27"/>
        </w:rPr>
        <w:t>视为</w:t>
      </w:r>
      <w:r w:rsidR="00591029">
        <w:rPr>
          <w:rFonts w:eastAsia="Microsoft YaHei" w:cs="Microsoft YaHei" w:hint="eastAsia"/>
          <w:color w:val="666666"/>
          <w:szCs w:val="27"/>
        </w:rPr>
        <w:t>内存条</w:t>
      </w:r>
      <w:r w:rsidRPr="00582CA5">
        <w:rPr>
          <w:rFonts w:eastAsia="Microsoft YaHei" w:cs="Microsoft YaHei" w:hint="eastAsia"/>
          <w:color w:val="666666"/>
          <w:szCs w:val="27"/>
        </w:rPr>
        <w:t>的高度。您会在主板上安装很多东西，有时</w:t>
      </w:r>
      <w:r w:rsidR="001802B4">
        <w:rPr>
          <w:rFonts w:eastAsia="Microsoft YaHei" w:cs="Microsoft YaHei" w:hint="eastAsia"/>
          <w:color w:val="666666"/>
          <w:szCs w:val="27"/>
        </w:rPr>
        <w:t>内存</w:t>
      </w:r>
      <w:r w:rsidRPr="00582CA5">
        <w:rPr>
          <w:rFonts w:eastAsia="Microsoft YaHei" w:cs="Microsoft YaHei" w:hint="eastAsia"/>
          <w:color w:val="666666"/>
          <w:szCs w:val="27"/>
        </w:rPr>
        <w:t>的外壳</w:t>
      </w:r>
      <w:r w:rsidR="001802B4">
        <w:rPr>
          <w:rFonts w:eastAsia="Microsoft YaHei" w:cs="Microsoft YaHei" w:hint="eastAsia"/>
          <w:color w:val="666666"/>
          <w:szCs w:val="27"/>
        </w:rPr>
        <w:t>太大的话会影响</w:t>
      </w:r>
      <w:r w:rsidRPr="00582CA5">
        <w:rPr>
          <w:rFonts w:eastAsia="Microsoft YaHei" w:cs="Microsoft YaHei" w:hint="eastAsia"/>
          <w:color w:val="666666"/>
          <w:szCs w:val="27"/>
        </w:rPr>
        <w:t>其他</w:t>
      </w:r>
      <w:r w:rsidR="00C74D94" w:rsidRPr="00582CA5">
        <w:rPr>
          <w:rFonts w:eastAsia="Microsoft YaHei" w:cs="Microsoft YaHei" w:hint="eastAsia"/>
          <w:color w:val="666666"/>
          <w:szCs w:val="27"/>
        </w:rPr>
        <w:t>配件</w:t>
      </w:r>
      <w:r w:rsidR="001802B4">
        <w:rPr>
          <w:rFonts w:eastAsia="Microsoft YaHei" w:cs="Microsoft YaHei" w:hint="eastAsia"/>
          <w:color w:val="666666"/>
          <w:szCs w:val="27"/>
        </w:rPr>
        <w:t>的安装</w:t>
      </w:r>
      <w:r w:rsidRPr="00582CA5">
        <w:rPr>
          <w:rFonts w:eastAsia="Microsoft YaHei" w:cs="Microsoft YaHei" w:hint="eastAsia"/>
          <w:color w:val="666666"/>
          <w:szCs w:val="27"/>
        </w:rPr>
        <w:t>。</w:t>
      </w:r>
      <w:r w:rsidRPr="00582CA5">
        <w:rPr>
          <w:rFonts w:ascii="Arial" w:eastAsia="Times New Roman" w:hAnsi="Arial" w:cs="Arial"/>
          <w:color w:val="666666"/>
          <w:szCs w:val="27"/>
        </w:rPr>
        <w:t>Corsair Vengeance</w:t>
      </w:r>
      <w:r w:rsidRPr="00582CA5">
        <w:rPr>
          <w:rFonts w:eastAsia="Microsoft YaHei" w:cs="Microsoft YaHei" w:hint="eastAsia"/>
          <w:color w:val="666666"/>
          <w:szCs w:val="27"/>
        </w:rPr>
        <w:t>是一个不错的</w:t>
      </w:r>
      <w:r w:rsidR="001802B4">
        <w:rPr>
          <w:rFonts w:eastAsia="Microsoft YaHei" w:cs="Microsoft YaHei" w:hint="eastAsia"/>
          <w:color w:val="666666"/>
          <w:szCs w:val="27"/>
        </w:rPr>
        <w:t>小巧</w:t>
      </w:r>
      <w:r w:rsidRPr="00582CA5">
        <w:rPr>
          <w:rFonts w:ascii="Arial" w:eastAsia="Times New Roman" w:hAnsi="Arial" w:cs="Arial"/>
          <w:color w:val="666666"/>
          <w:szCs w:val="27"/>
        </w:rPr>
        <w:t>RAM</w:t>
      </w:r>
      <w:r w:rsidRPr="00582CA5">
        <w:rPr>
          <w:rFonts w:eastAsia="Microsoft YaHei" w:cs="Microsoft YaHei" w:hint="eastAsia"/>
          <w:color w:val="666666"/>
          <w:szCs w:val="27"/>
        </w:rPr>
        <w:t>。请注意，对于</w:t>
      </w:r>
      <w:r w:rsidR="00591029" w:rsidRPr="00582CA5">
        <w:rPr>
          <w:rFonts w:eastAsia="Microsoft YaHei" w:cs="Microsoft YaHei" w:hint="eastAsia"/>
          <w:color w:val="666666"/>
          <w:szCs w:val="27"/>
        </w:rPr>
        <w:t>台式机</w:t>
      </w:r>
      <w:r w:rsidR="001802B4">
        <w:rPr>
          <w:rFonts w:eastAsia="Microsoft YaHei" w:cs="Microsoft YaHei" w:hint="eastAsia"/>
          <w:color w:val="666666"/>
          <w:szCs w:val="27"/>
        </w:rPr>
        <w:t>内存</w:t>
      </w:r>
      <w:r w:rsidR="00591029">
        <w:rPr>
          <w:rFonts w:eastAsia="Microsoft YaHei" w:cs="Microsoft YaHei" w:hint="eastAsia"/>
          <w:color w:val="666666"/>
          <w:szCs w:val="27"/>
        </w:rPr>
        <w:t>调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eastAsia="Microsoft YaHei" w:cs="Microsoft YaHei" w:hint="eastAsia"/>
          <w:iCs/>
          <w:color w:val="666666"/>
          <w:szCs w:val="27"/>
        </w:rPr>
        <w:t>长度</w:t>
      </w:r>
      <w:r w:rsidRPr="00582CA5">
        <w:rPr>
          <w:rFonts w:eastAsia="Microsoft YaHei" w:cs="Microsoft YaHei" w:hint="eastAsia"/>
          <w:color w:val="666666"/>
          <w:szCs w:val="27"/>
        </w:rPr>
        <w:t>，通常需要</w:t>
      </w:r>
      <w:r w:rsidRPr="00582CA5">
        <w:rPr>
          <w:rFonts w:ascii="Arial" w:eastAsia="Times New Roman" w:hAnsi="Arial" w:cs="Arial"/>
          <w:color w:val="666666"/>
          <w:szCs w:val="27"/>
        </w:rPr>
        <w:t>288</w:t>
      </w:r>
      <w:r w:rsidRPr="00582CA5">
        <w:rPr>
          <w:rFonts w:eastAsia="Microsoft YaHei" w:cs="Microsoft YaHei" w:hint="eastAsia"/>
          <w:color w:val="666666"/>
          <w:szCs w:val="27"/>
        </w:rPr>
        <w:t>针</w:t>
      </w:r>
      <w:r w:rsidR="008F6989">
        <w:rPr>
          <w:rFonts w:eastAsia="Microsoft YaHei" w:cs="Microsoft YaHei" w:hint="eastAsia"/>
          <w:color w:val="666666"/>
          <w:szCs w:val="27"/>
        </w:rPr>
        <w:t>内存条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如果</w:t>
      </w:r>
      <w:r w:rsidR="006C76E4">
        <w:rPr>
          <w:rFonts w:eastAsia="Microsoft YaHei" w:cs="Microsoft YaHei" w:hint="eastAsia"/>
          <w:color w:val="666666"/>
          <w:szCs w:val="27"/>
        </w:rPr>
        <w:t>有空着的</w:t>
      </w:r>
      <w:r w:rsidR="005022B6">
        <w:rPr>
          <w:rFonts w:eastAsia="Microsoft YaHei" w:cs="Microsoft YaHei" w:hint="eastAsia"/>
          <w:color w:val="666666"/>
          <w:szCs w:val="27"/>
        </w:rPr>
        <w:t>内存</w:t>
      </w:r>
      <w:r w:rsidRPr="00582CA5">
        <w:rPr>
          <w:rFonts w:eastAsia="Microsoft YaHei" w:cs="Microsoft YaHei" w:hint="eastAsia"/>
          <w:color w:val="666666"/>
          <w:szCs w:val="27"/>
        </w:rPr>
        <w:t>插槽，请</w:t>
      </w:r>
      <w:r w:rsidR="00C02666">
        <w:rPr>
          <w:rFonts w:eastAsia="Microsoft YaHei" w:cs="Microsoft YaHei" w:hint="eastAsia"/>
          <w:color w:val="666666"/>
          <w:szCs w:val="27"/>
        </w:rPr>
        <w:t>注意</w:t>
      </w:r>
      <w:r w:rsidR="00DA7FBE">
        <w:rPr>
          <w:rFonts w:eastAsia="Microsoft YaHei" w:cs="Microsoft YaHei" w:hint="eastAsia"/>
          <w:color w:val="666666"/>
          <w:szCs w:val="27"/>
        </w:rPr>
        <w:t>查看</w:t>
      </w:r>
      <w:r w:rsidRPr="00582CA5">
        <w:rPr>
          <w:rFonts w:eastAsia="Microsoft YaHei" w:cs="Microsoft YaHei" w:hint="eastAsia"/>
          <w:color w:val="666666"/>
          <w:szCs w:val="27"/>
        </w:rPr>
        <w:t>主板文档。</w:t>
      </w:r>
      <w:r w:rsidR="00DA7FBE">
        <w:rPr>
          <w:rFonts w:eastAsia="Microsoft YaHei" w:cs="Microsoft YaHei" w:hint="eastAsia"/>
          <w:color w:val="666666"/>
          <w:szCs w:val="27"/>
        </w:rPr>
        <w:t>使用正确的内存</w:t>
      </w:r>
      <w:r w:rsidRPr="00582CA5">
        <w:rPr>
          <w:rFonts w:eastAsia="Microsoft YaHei" w:cs="Microsoft YaHei" w:hint="eastAsia"/>
          <w:color w:val="666666"/>
          <w:szCs w:val="27"/>
        </w:rPr>
        <w:t>插槽很重要！主板和主板文档通常会</w:t>
      </w:r>
      <w:r w:rsidR="00E21CEB">
        <w:rPr>
          <w:rFonts w:eastAsia="Microsoft YaHei" w:cs="Microsoft YaHei" w:hint="eastAsia"/>
          <w:color w:val="666666"/>
          <w:szCs w:val="27"/>
        </w:rPr>
        <w:t>给出,基于</w:t>
      </w:r>
      <w:r w:rsidR="00DA7FBE">
        <w:rPr>
          <w:rFonts w:eastAsia="Microsoft YaHei" w:cs="Microsoft YaHei" w:hint="eastAsia"/>
          <w:color w:val="666666"/>
          <w:szCs w:val="27"/>
        </w:rPr>
        <w:t>内存条</w:t>
      </w:r>
      <w:r w:rsidR="00E21CEB">
        <w:rPr>
          <w:rFonts w:eastAsia="Microsoft YaHei" w:cs="Microsoft YaHei" w:hint="eastAsia"/>
          <w:color w:val="666666"/>
          <w:szCs w:val="27"/>
        </w:rPr>
        <w:t>数量的插槽使用方案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331D61">
      <w:pPr>
        <w:pStyle w:val="Heading2"/>
      </w:pPr>
      <w:r w:rsidRPr="00582CA5">
        <w:t>PSU</w:t>
      </w:r>
      <w:r w:rsidRPr="00582CA5">
        <w:rPr>
          <w:rFonts w:ascii="SimSun" w:eastAsia="SimSun" w:hAnsi="SimSun" w:cs="SimSun" w:hint="eastAsia"/>
        </w:rPr>
        <w:t>（电源</w:t>
      </w:r>
      <w:r w:rsidRPr="00582CA5">
        <w:rPr>
          <w:rFonts w:ascii="SimSun" w:eastAsia="SimSun" w:hAnsi="SimSun" w:cs="SimSun"/>
        </w:rPr>
        <w:t>）</w:t>
      </w:r>
    </w:p>
    <w:p w:rsidR="00FC7B6E" w:rsidRPr="00582CA5" w:rsidRDefault="00FC7B6E" w:rsidP="00FC7B6E">
      <w:pPr>
        <w:numPr>
          <w:ilvl w:val="0"/>
          <w:numId w:val="11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确保您的</w:t>
      </w:r>
      <w:r w:rsidRPr="00582CA5">
        <w:rPr>
          <w:rFonts w:ascii="Arial" w:eastAsia="Times New Roman" w:hAnsi="Arial" w:cs="Arial"/>
          <w:color w:val="666666"/>
          <w:szCs w:val="27"/>
        </w:rPr>
        <w:t>PSU</w:t>
      </w:r>
      <w:r w:rsidRPr="00582CA5">
        <w:rPr>
          <w:rFonts w:eastAsia="Microsoft YaHei" w:cs="Microsoft YaHei" w:hint="eastAsia"/>
          <w:color w:val="666666"/>
          <w:szCs w:val="27"/>
        </w:rPr>
        <w:t>可以提供足够的电源。</w:t>
      </w:r>
      <w:r w:rsidR="00DE1A3C">
        <w:rPr>
          <w:rFonts w:eastAsia="Microsoft YaHei" w:cs="Microsoft YaHei" w:hint="eastAsia"/>
          <w:color w:val="666666"/>
          <w:szCs w:val="27"/>
        </w:rPr>
        <w:t>这里</w:t>
      </w:r>
      <w:r w:rsidRPr="00582CA5">
        <w:rPr>
          <w:rFonts w:eastAsia="Microsoft YaHei" w:cs="Microsoft YaHei" w:hint="eastAsia"/>
          <w:color w:val="666666"/>
          <w:szCs w:val="27"/>
        </w:rPr>
        <w:t>有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"https://outervision.com/power-supply-calculator"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PSU</w:t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计算器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11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lastRenderedPageBreak/>
        <w:t>每个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RTX 2080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Ti</w:t>
      </w:r>
      <w:proofErr w:type="spellEnd"/>
      <w:r w:rsidRPr="00582CA5">
        <w:rPr>
          <w:rFonts w:eastAsia="Microsoft YaHei" w:cs="Microsoft YaHei" w:hint="eastAsia"/>
          <w:color w:val="666666"/>
          <w:szCs w:val="27"/>
        </w:rPr>
        <w:t>大约需要</w:t>
      </w:r>
      <w:r w:rsidRPr="00582CA5">
        <w:rPr>
          <w:rFonts w:ascii="Arial" w:eastAsia="Times New Roman" w:hAnsi="Arial" w:cs="Arial"/>
          <w:color w:val="666666"/>
          <w:szCs w:val="27"/>
        </w:rPr>
        <w:t>300W</w:t>
      </w:r>
      <w:r w:rsidRPr="00582CA5">
        <w:rPr>
          <w:rFonts w:eastAsia="Microsoft YaHei" w:cs="Microsoft YaHei" w:hint="eastAsia"/>
          <w:color w:val="666666"/>
          <w:szCs w:val="27"/>
        </w:rPr>
        <w:t>的功率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11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选择全模块化，因为更少的电线</w:t>
      </w:r>
      <w:r w:rsidRPr="00582CA5">
        <w:rPr>
          <w:rFonts w:ascii="Arial" w:eastAsia="Times New Roman" w:hAnsi="Arial" w:cs="Arial"/>
          <w:color w:val="666666"/>
          <w:szCs w:val="27"/>
        </w:rPr>
        <w:t>=</w:t>
      </w:r>
      <w:r w:rsidRPr="00582CA5">
        <w:rPr>
          <w:rFonts w:eastAsia="Microsoft YaHei" w:cs="Microsoft YaHei" w:hint="eastAsia"/>
          <w:color w:val="666666"/>
          <w:szCs w:val="27"/>
        </w:rPr>
        <w:t>更大的气流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11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我的</w:t>
      </w:r>
      <w:r w:rsidRPr="00582CA5">
        <w:rPr>
          <w:rFonts w:ascii="Arial" w:eastAsia="Times New Roman" w:hAnsi="Arial" w:cs="Arial"/>
          <w:color w:val="666666"/>
          <w:szCs w:val="27"/>
        </w:rPr>
        <w:t>1300W PSU</w:t>
      </w:r>
      <w:r w:rsidR="00B2670D">
        <w:rPr>
          <w:rFonts w:asciiTheme="minorEastAsia" w:hAnsiTheme="minorEastAsia" w:cs="Arial" w:hint="eastAsia"/>
          <w:color w:val="666666"/>
          <w:szCs w:val="27"/>
        </w:rPr>
        <w:t>会</w:t>
      </w:r>
      <w:r w:rsidRPr="00582CA5">
        <w:rPr>
          <w:rFonts w:eastAsia="Microsoft YaHei" w:cs="Microsoft YaHei" w:hint="eastAsia"/>
          <w:color w:val="666666"/>
          <w:szCs w:val="27"/>
        </w:rPr>
        <w:t>导致在最大负载下重启。</w:t>
      </w:r>
      <w:r w:rsidRPr="00582CA5">
        <w:rPr>
          <w:rFonts w:ascii="Arial" w:eastAsia="Times New Roman" w:hAnsi="Arial" w:cs="Arial"/>
          <w:color w:val="666666"/>
          <w:szCs w:val="27"/>
        </w:rPr>
        <w:t>1600W</w:t>
      </w:r>
      <w:r w:rsidR="00B2670D">
        <w:rPr>
          <w:rFonts w:asciiTheme="minorEastAsia" w:hAnsiTheme="minorEastAsia" w:cs="Arial" w:hint="eastAsia"/>
          <w:color w:val="666666"/>
          <w:szCs w:val="27"/>
        </w:rPr>
        <w:t>则可以</w:t>
      </w:r>
      <w:r w:rsidR="00B2670D">
        <w:rPr>
          <w:rFonts w:eastAsia="Microsoft YaHei" w:cs="Microsoft YaHei" w:hint="eastAsia"/>
          <w:color w:val="666666"/>
          <w:szCs w:val="27"/>
        </w:rPr>
        <w:t>正常</w:t>
      </w:r>
      <w:r w:rsidRPr="00582CA5">
        <w:rPr>
          <w:rFonts w:eastAsia="Microsoft YaHei" w:cs="Microsoft YaHei" w:hint="eastAsia"/>
          <w:color w:val="666666"/>
          <w:szCs w:val="27"/>
        </w:rPr>
        <w:t>工作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您可能会看到</w:t>
      </w:r>
      <w:r w:rsidRPr="00582CA5">
        <w:rPr>
          <w:rFonts w:eastAsia="Microsoft YaHei" w:cs="Microsoft YaHei" w:hint="eastAsia"/>
          <w:iCs/>
          <w:color w:val="666666"/>
          <w:szCs w:val="27"/>
        </w:rPr>
        <w:t>黄金</w:t>
      </w:r>
      <w:r w:rsidRPr="00582CA5">
        <w:rPr>
          <w:rFonts w:ascii="Arial" w:eastAsia="Times New Roman" w:hAnsi="Arial" w:cs="Arial"/>
          <w:color w:val="666666"/>
          <w:szCs w:val="27"/>
        </w:rPr>
        <w:t> PSU</w:t>
      </w:r>
      <w:r w:rsidRPr="00582CA5">
        <w:rPr>
          <w:rFonts w:eastAsia="Microsoft YaHei" w:cs="Microsoft YaHei" w:hint="eastAsia"/>
          <w:color w:val="666666"/>
          <w:szCs w:val="27"/>
        </w:rPr>
        <w:t>与</w:t>
      </w:r>
      <w:r w:rsidRPr="00582CA5">
        <w:rPr>
          <w:rFonts w:eastAsia="Microsoft YaHei" w:cs="Microsoft YaHei" w:hint="eastAsia"/>
          <w:iCs/>
          <w:color w:val="666666"/>
          <w:szCs w:val="27"/>
        </w:rPr>
        <w:t>铂金</w:t>
      </w:r>
      <w:r w:rsidRPr="00582CA5">
        <w:rPr>
          <w:rFonts w:ascii="Arial" w:eastAsia="Times New Roman" w:hAnsi="Arial" w:cs="Arial"/>
          <w:color w:val="666666"/>
          <w:szCs w:val="27"/>
        </w:rPr>
        <w:t> PSU</w:t>
      </w:r>
      <w:r w:rsidRPr="00582CA5">
        <w:rPr>
          <w:rFonts w:eastAsia="Microsoft YaHei" w:cs="Microsoft YaHei" w:hint="eastAsia"/>
          <w:color w:val="666666"/>
          <w:szCs w:val="27"/>
        </w:rPr>
        <w:t>。这是指</w:t>
      </w:r>
      <w:r w:rsidRPr="00582CA5">
        <w:rPr>
          <w:rFonts w:ascii="Arial" w:eastAsia="Times New Roman" w:hAnsi="Arial" w:cs="Arial"/>
          <w:color w:val="666666"/>
          <w:szCs w:val="27"/>
        </w:rPr>
        <w:t>PSU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="00B2670D">
        <w:rPr>
          <w:rFonts w:eastAsia="Microsoft YaHei" w:cs="Microsoft YaHei" w:hint="eastAsia"/>
          <w:color w:val="666666"/>
          <w:szCs w:val="27"/>
        </w:rPr>
        <w:t>效能</w:t>
      </w:r>
      <w:r w:rsidRPr="00582CA5">
        <w:rPr>
          <w:rFonts w:eastAsia="Microsoft YaHei" w:cs="Microsoft YaHei" w:hint="eastAsia"/>
          <w:color w:val="666666"/>
          <w:szCs w:val="27"/>
        </w:rPr>
        <w:t>（不是金属），其中铂</w:t>
      </w:r>
      <w:r w:rsidRPr="00582CA5">
        <w:rPr>
          <w:rFonts w:ascii="Arial" w:eastAsia="Times New Roman" w:hAnsi="Arial" w:cs="Arial"/>
          <w:color w:val="666666"/>
          <w:szCs w:val="27"/>
        </w:rPr>
        <w:t>&gt;</w:t>
      </w:r>
      <w:r w:rsidRPr="00582CA5">
        <w:rPr>
          <w:rFonts w:eastAsia="Microsoft YaHei" w:cs="Microsoft YaHei" w:hint="eastAsia"/>
          <w:color w:val="666666"/>
          <w:szCs w:val="27"/>
        </w:rPr>
        <w:t>金</w:t>
      </w:r>
      <w:r w:rsidRPr="00582CA5">
        <w:rPr>
          <w:rFonts w:ascii="Arial" w:eastAsia="Times New Roman" w:hAnsi="Arial" w:cs="Arial"/>
          <w:color w:val="666666"/>
          <w:szCs w:val="27"/>
        </w:rPr>
        <w:t>&gt;</w:t>
      </w:r>
      <w:r w:rsidRPr="00582CA5">
        <w:rPr>
          <w:rFonts w:eastAsia="Microsoft YaHei" w:cs="Microsoft YaHei" w:hint="eastAsia"/>
          <w:color w:val="666666"/>
          <w:szCs w:val="27"/>
        </w:rPr>
        <w:t>银</w:t>
      </w:r>
      <w:r w:rsidRPr="00582CA5">
        <w:rPr>
          <w:rFonts w:ascii="Arial" w:eastAsia="Times New Roman" w:hAnsi="Arial" w:cs="Arial"/>
          <w:color w:val="666666"/>
          <w:szCs w:val="27"/>
        </w:rPr>
        <w:t>&gt;</w:t>
      </w:r>
      <w:r w:rsidRPr="00582CA5">
        <w:rPr>
          <w:rFonts w:eastAsia="Microsoft YaHei" w:cs="Microsoft YaHei" w:hint="eastAsia"/>
          <w:color w:val="666666"/>
          <w:szCs w:val="27"/>
        </w:rPr>
        <w:t>青铜</w:t>
      </w:r>
      <w:r w:rsidRPr="00582CA5">
        <w:rPr>
          <w:rFonts w:ascii="Arial" w:eastAsia="Times New Roman" w:hAnsi="Arial" w:cs="Arial"/>
          <w:color w:val="666666"/>
          <w:szCs w:val="27"/>
        </w:rPr>
        <w:t>&gt;</w:t>
      </w:r>
      <w:r w:rsidRPr="00582CA5">
        <w:rPr>
          <w:rFonts w:eastAsia="Microsoft YaHei" w:cs="Microsoft YaHei" w:hint="eastAsia"/>
          <w:color w:val="666666"/>
          <w:szCs w:val="27"/>
        </w:rPr>
        <w:t>基本与</w:t>
      </w:r>
      <w:r w:rsidRPr="00582CA5">
        <w:rPr>
          <w:rFonts w:ascii="Arial" w:eastAsia="Times New Roman" w:hAnsi="Arial" w:cs="Arial"/>
          <w:color w:val="666666"/>
          <w:szCs w:val="27"/>
        </w:rPr>
        <w:t>PSU</w:t>
      </w:r>
      <w:r w:rsidRPr="00582CA5">
        <w:rPr>
          <w:rFonts w:eastAsia="Microsoft YaHei" w:cs="Microsoft YaHei" w:hint="eastAsia"/>
          <w:color w:val="666666"/>
          <w:szCs w:val="27"/>
        </w:rPr>
        <w:t>的效率有关。例如，对于相同的计算量，青铜</w:t>
      </w:r>
      <w:r w:rsidRPr="00582CA5">
        <w:rPr>
          <w:rFonts w:ascii="Arial" w:eastAsia="Times New Roman" w:hAnsi="Arial" w:cs="Arial"/>
          <w:color w:val="666666"/>
          <w:szCs w:val="27"/>
        </w:rPr>
        <w:t>PSU</w:t>
      </w:r>
      <w:r w:rsidRPr="00582CA5">
        <w:rPr>
          <w:rFonts w:eastAsia="Microsoft YaHei" w:cs="Microsoft YaHei" w:hint="eastAsia"/>
          <w:color w:val="666666"/>
          <w:szCs w:val="27"/>
        </w:rPr>
        <w:t>从墙上插座汲取的</w:t>
      </w:r>
      <w:r w:rsidR="00B2670D">
        <w:rPr>
          <w:rFonts w:eastAsia="Microsoft YaHei" w:cs="Microsoft YaHei" w:hint="eastAsia"/>
          <w:color w:val="666666"/>
          <w:szCs w:val="27"/>
        </w:rPr>
        <w:t>电能</w:t>
      </w:r>
      <w:r w:rsidRPr="00582CA5">
        <w:rPr>
          <w:rFonts w:eastAsia="Microsoft YaHei" w:cs="Microsoft YaHei" w:hint="eastAsia"/>
          <w:color w:val="666666"/>
          <w:szCs w:val="27"/>
        </w:rPr>
        <w:t>比白金</w:t>
      </w:r>
      <w:r w:rsidRPr="00582CA5">
        <w:rPr>
          <w:rFonts w:ascii="Arial" w:eastAsia="Times New Roman" w:hAnsi="Arial" w:cs="Arial"/>
          <w:color w:val="666666"/>
          <w:szCs w:val="27"/>
        </w:rPr>
        <w:t>PSU</w:t>
      </w:r>
      <w:r w:rsidRPr="00582CA5">
        <w:rPr>
          <w:rFonts w:eastAsia="Microsoft YaHei" w:cs="Microsoft YaHei" w:hint="eastAsia"/>
          <w:color w:val="666666"/>
          <w:szCs w:val="27"/>
        </w:rPr>
        <w:t>多。如果需要</w:t>
      </w:r>
      <w:r w:rsidR="00F25D7F">
        <w:rPr>
          <w:rFonts w:eastAsia="Microsoft YaHei" w:cs="Microsoft YaHei" w:hint="eastAsia"/>
          <w:color w:val="666666"/>
          <w:szCs w:val="27"/>
        </w:rPr>
        <w:t>节约</w:t>
      </w:r>
      <w:r w:rsidRPr="00582CA5">
        <w:rPr>
          <w:rFonts w:eastAsia="Microsoft YaHei" w:cs="Microsoft YaHei" w:hint="eastAsia"/>
          <w:color w:val="666666"/>
          <w:szCs w:val="27"/>
        </w:rPr>
        <w:t>电费（并且环保），请考虑购买铂金或金级</w:t>
      </w:r>
      <w:r w:rsidRPr="00582CA5">
        <w:rPr>
          <w:rFonts w:ascii="Arial" w:eastAsia="Times New Roman" w:hAnsi="Arial" w:cs="Arial"/>
          <w:color w:val="666666"/>
          <w:szCs w:val="27"/>
        </w:rPr>
        <w:t>PSU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对于此版本，我最初购买了</w:t>
      </w:r>
      <w:r w:rsidRPr="00582CA5">
        <w:rPr>
          <w:rFonts w:ascii="Arial" w:eastAsia="Times New Roman" w:hAnsi="Arial" w:cs="Arial"/>
          <w:color w:val="666666"/>
          <w:szCs w:val="27"/>
        </w:rPr>
        <w:t>Seasonal PRIME 1300W PSU</w:t>
      </w:r>
      <w:r w:rsidRPr="00582CA5">
        <w:rPr>
          <w:rFonts w:eastAsia="Microsoft YaHei" w:cs="Microsoft YaHei" w:hint="eastAsia"/>
          <w:color w:val="666666"/>
          <w:szCs w:val="27"/>
        </w:rPr>
        <w:t>，但是当我在进行分布式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PyTorch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t xml:space="preserve"> ImageNet / ResNet50</w:t>
      </w:r>
      <w:r w:rsidR="00C74D94" w:rsidRPr="00582CA5">
        <w:rPr>
          <w:rFonts w:eastAsia="Microsoft YaHei" w:cs="Microsoft YaHei" w:hint="eastAsia"/>
          <w:color w:val="666666"/>
          <w:szCs w:val="27"/>
        </w:rPr>
        <w:t>训练</w:t>
      </w:r>
      <w:r w:rsidRPr="00582CA5">
        <w:rPr>
          <w:rFonts w:eastAsia="Microsoft YaHei" w:cs="Microsoft YaHei" w:hint="eastAsia"/>
          <w:color w:val="666666"/>
          <w:szCs w:val="27"/>
        </w:rPr>
        <w:t>，最大化</w:t>
      </w:r>
      <w:r w:rsidR="00E21CEB">
        <w:rPr>
          <w:rFonts w:eastAsia="Microsoft YaHei" w:cs="Microsoft YaHei" w:hint="eastAsia"/>
          <w:color w:val="666666"/>
          <w:szCs w:val="27"/>
        </w:rPr>
        <w:t>了</w:t>
      </w:r>
      <w:r w:rsidRPr="00582CA5">
        <w:rPr>
          <w:rFonts w:eastAsia="Microsoft YaHei" w:cs="Microsoft YaHei" w:hint="eastAsia"/>
          <w:color w:val="666666"/>
          <w:szCs w:val="27"/>
        </w:rPr>
        <w:t>所有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时，我</w:t>
      </w:r>
      <w:r w:rsidR="004A7738">
        <w:rPr>
          <w:rFonts w:eastAsia="Microsoft YaHei" w:cs="Microsoft YaHei" w:hint="eastAsia"/>
          <w:color w:val="666666"/>
          <w:szCs w:val="27"/>
        </w:rPr>
        <w:t>遇到了</w:t>
      </w:r>
      <w:hyperlink r:id="rId39" w:history="1">
        <w:r w:rsidR="004A7738" w:rsidRPr="004A7738">
          <w:rPr>
            <w:rStyle w:val="Hyperlink"/>
            <w:rFonts w:eastAsia="Microsoft YaHei" w:cs="Microsoft YaHei" w:hint="eastAsia"/>
            <w:szCs w:val="27"/>
          </w:rPr>
          <w:t>自动重启</w:t>
        </w:r>
      </w:hyperlink>
      <w:r w:rsidR="004A7738">
        <w:rPr>
          <w:rFonts w:eastAsia="Microsoft YaHei" w:cs="Microsoft YaHei" w:hint="eastAsia"/>
          <w:color w:val="666666"/>
          <w:szCs w:val="27"/>
        </w:rPr>
        <w:t>的问题</w:t>
      </w:r>
      <w:r w:rsidRPr="00582CA5">
        <w:rPr>
          <w:rFonts w:eastAsia="Microsoft YaHei" w:cs="Microsoft YaHei" w:hint="eastAsia"/>
          <w:color w:val="666666"/>
          <w:szCs w:val="27"/>
        </w:rPr>
        <w:t>。我</w:t>
      </w:r>
      <w:r w:rsidR="004A7738">
        <w:rPr>
          <w:rFonts w:eastAsia="Microsoft YaHei" w:cs="Microsoft YaHei" w:hint="eastAsia"/>
          <w:color w:val="666666"/>
          <w:szCs w:val="27"/>
        </w:rPr>
        <w:t>换了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EVGA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SuperNOVA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t xml:space="preserve"> 1600 P2</w:t>
      </w:r>
      <w:r w:rsidR="004A7738">
        <w:rPr>
          <w:rFonts w:asciiTheme="minorEastAsia" w:hAnsiTheme="minorEastAsia" w:cs="Arial" w:hint="eastAsia"/>
          <w:color w:val="666666"/>
          <w:szCs w:val="27"/>
        </w:rPr>
        <w:t>后</w:t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="00E21CEB">
        <w:rPr>
          <w:rFonts w:eastAsia="Microsoft YaHei" w:cs="Microsoft YaHei" w:hint="eastAsia"/>
          <w:color w:val="666666"/>
          <w:szCs w:val="27"/>
        </w:rPr>
        <w:t>该</w:t>
      </w:r>
      <w:r w:rsidRPr="00582CA5">
        <w:rPr>
          <w:rFonts w:eastAsia="Microsoft YaHei" w:cs="Microsoft YaHei" w:hint="eastAsia"/>
          <w:color w:val="666666"/>
          <w:szCs w:val="27"/>
        </w:rPr>
        <w:t>问题解决</w:t>
      </w:r>
      <w:r w:rsidR="004A7738">
        <w:rPr>
          <w:rFonts w:eastAsia="Microsoft YaHei" w:cs="Microsoft YaHei" w:hint="eastAsia"/>
          <w:color w:val="666666"/>
          <w:szCs w:val="27"/>
        </w:rPr>
        <w:t>了</w:t>
      </w:r>
      <w:r w:rsidRPr="00582CA5">
        <w:rPr>
          <w:rFonts w:eastAsia="Microsoft YaHei" w:cs="Microsoft YaHei" w:hint="eastAsia"/>
          <w:color w:val="666666"/>
          <w:szCs w:val="27"/>
        </w:rPr>
        <w:t>。请注意，通过</w:t>
      </w:r>
      <w:r w:rsidRPr="00E21CEB">
        <w:rPr>
          <w:rFonts w:ascii="Arial" w:eastAsia="Times New Roman" w:hAnsi="Arial" w:cs="Arial"/>
          <w:color w:val="666666"/>
          <w:szCs w:val="27"/>
        </w:rPr>
        <w:t xml:space="preserve">$ </w:t>
      </w:r>
      <w:proofErr w:type="spellStart"/>
      <w:r w:rsidRPr="00E21CEB">
        <w:rPr>
          <w:rFonts w:ascii="Arial" w:eastAsia="Times New Roman" w:hAnsi="Arial" w:cs="Arial"/>
          <w:color w:val="666666"/>
          <w:szCs w:val="27"/>
        </w:rPr>
        <w:t>sudo</w:t>
      </w:r>
      <w:proofErr w:type="spellEnd"/>
      <w:r w:rsidRPr="00E21CEB">
        <w:rPr>
          <w:rFonts w:ascii="Arial" w:eastAsia="Times New Roman" w:hAnsi="Arial" w:cs="Arial"/>
          <w:color w:val="666666"/>
          <w:szCs w:val="27"/>
        </w:rPr>
        <w:t xml:space="preserve"> </w:t>
      </w:r>
      <w:proofErr w:type="spellStart"/>
      <w:r w:rsidRPr="00E21CEB">
        <w:rPr>
          <w:rFonts w:ascii="Arial" w:eastAsia="Times New Roman" w:hAnsi="Arial" w:cs="Arial"/>
          <w:color w:val="666666"/>
          <w:szCs w:val="27"/>
        </w:rPr>
        <w:t>nvidia-smi</w:t>
      </w:r>
      <w:proofErr w:type="spellEnd"/>
      <w:r w:rsidRPr="00E21CEB">
        <w:rPr>
          <w:rFonts w:ascii="Arial" w:eastAsia="Times New Roman" w:hAnsi="Arial" w:cs="Arial"/>
          <w:color w:val="666666"/>
          <w:szCs w:val="27"/>
        </w:rPr>
        <w:t xml:space="preserve"> -</w:t>
      </w:r>
      <w:proofErr w:type="spellStart"/>
      <w:r w:rsidRPr="00E21CEB">
        <w:rPr>
          <w:rFonts w:ascii="Arial" w:eastAsia="Times New Roman" w:hAnsi="Arial" w:cs="Arial"/>
          <w:color w:val="666666"/>
          <w:szCs w:val="27"/>
        </w:rPr>
        <w:t>pl</w:t>
      </w:r>
      <w:proofErr w:type="spellEnd"/>
      <w:r w:rsidRPr="00E21CEB">
        <w:rPr>
          <w:rFonts w:ascii="Arial" w:eastAsia="Times New Roman" w:hAnsi="Arial" w:cs="Arial"/>
          <w:color w:val="666666"/>
          <w:szCs w:val="27"/>
        </w:rPr>
        <w:t xml:space="preserve"> 180</w:t>
      </w:r>
      <w:r w:rsidR="00E21CEB" w:rsidRPr="00E21CEB">
        <w:rPr>
          <w:rFonts w:eastAsia="Microsoft YaHei" w:cs="Microsoft YaHei" w:hint="eastAsia"/>
          <w:color w:val="666666"/>
          <w:szCs w:val="27"/>
        </w:rPr>
        <w:t>命令可以</w:t>
      </w:r>
      <w:r w:rsidRPr="00E21CEB">
        <w:rPr>
          <w:rFonts w:eastAsia="Microsoft YaHei" w:cs="Microsoft YaHei" w:hint="eastAsia"/>
          <w:color w:val="666666"/>
          <w:szCs w:val="27"/>
        </w:rPr>
        <w:t>将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功率从</w:t>
      </w:r>
      <w:r w:rsidRPr="00582CA5">
        <w:rPr>
          <w:rFonts w:ascii="Arial" w:eastAsia="Times New Roman" w:hAnsi="Arial" w:cs="Arial"/>
          <w:color w:val="666666"/>
          <w:szCs w:val="27"/>
        </w:rPr>
        <w:t>250W</w:t>
      </w:r>
      <w:r w:rsidRPr="00582CA5">
        <w:rPr>
          <w:rFonts w:eastAsia="Microsoft YaHei" w:cs="Microsoft YaHei" w:hint="eastAsia"/>
          <w:color w:val="666666"/>
          <w:szCs w:val="27"/>
        </w:rPr>
        <w:t>降低到</w:t>
      </w:r>
      <w:r w:rsidRPr="00582CA5">
        <w:rPr>
          <w:rFonts w:ascii="Arial" w:eastAsia="Times New Roman" w:hAnsi="Arial" w:cs="Arial"/>
          <w:color w:val="666666"/>
          <w:szCs w:val="27"/>
        </w:rPr>
        <w:t>180W </w:t>
      </w:r>
      <w:r w:rsidRPr="00582CA5">
        <w:rPr>
          <w:rFonts w:eastAsia="Microsoft YaHei" w:cs="Microsoft YaHei" w:hint="eastAsia"/>
          <w:color w:val="666666"/>
          <w:szCs w:val="27"/>
        </w:rPr>
        <w:t>，能够</w:t>
      </w:r>
      <w:r w:rsidR="00B06105">
        <w:rPr>
          <w:rFonts w:eastAsia="Microsoft YaHei" w:cs="Microsoft YaHei" w:hint="eastAsia"/>
          <w:color w:val="666666"/>
          <w:szCs w:val="27"/>
        </w:rPr>
        <w:t>使用</w:t>
      </w:r>
      <w:r w:rsidRPr="00582CA5">
        <w:rPr>
          <w:rFonts w:ascii="Arial" w:eastAsia="Times New Roman" w:hAnsi="Arial" w:cs="Arial"/>
          <w:color w:val="666666"/>
          <w:szCs w:val="27"/>
        </w:rPr>
        <w:t>1300W</w:t>
      </w:r>
      <w:r w:rsidR="00B06105">
        <w:rPr>
          <w:rFonts w:ascii="Arial" w:eastAsia="Times New Roman" w:hAnsi="Arial" w:cs="Arial"/>
          <w:color w:val="666666"/>
          <w:szCs w:val="27"/>
        </w:rPr>
        <w:t xml:space="preserve"> </w:t>
      </w:r>
      <w:r w:rsidR="00B06105">
        <w:rPr>
          <w:rFonts w:asciiTheme="minorEastAsia" w:hAnsiTheme="minorEastAsia" w:cs="Arial" w:hint="eastAsia"/>
          <w:color w:val="666666"/>
          <w:szCs w:val="27"/>
        </w:rPr>
        <w:t>PSU</w:t>
      </w:r>
      <w:r w:rsidRPr="00582CA5">
        <w:rPr>
          <w:rFonts w:eastAsia="Microsoft YaHei" w:cs="Microsoft YaHei" w:hint="eastAsia"/>
          <w:color w:val="666666"/>
          <w:szCs w:val="27"/>
        </w:rPr>
        <w:t>工作。这可以工作，但是我建议使用</w:t>
      </w:r>
      <w:r w:rsidRPr="00582CA5">
        <w:rPr>
          <w:rFonts w:ascii="Arial" w:eastAsia="Times New Roman" w:hAnsi="Arial" w:cs="Arial"/>
          <w:color w:val="666666"/>
          <w:szCs w:val="27"/>
        </w:rPr>
        <w:t>1600W PSU</w:t>
      </w:r>
      <w:r w:rsidRPr="00582CA5">
        <w:rPr>
          <w:rFonts w:eastAsia="Microsoft YaHei" w:cs="Microsoft YaHei" w:hint="eastAsia"/>
          <w:color w:val="666666"/>
          <w:szCs w:val="27"/>
        </w:rPr>
        <w:t>，因为这会限制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速度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E21CEB" w:rsidP="005469F2">
      <w:pPr>
        <w:pStyle w:val="Heading2"/>
        <w:rPr>
          <w:rFonts w:ascii="Times New Roman" w:eastAsia="Times New Roman" w:hAnsi="Times New Roman" w:cs="Times New Roman"/>
        </w:rPr>
      </w:pPr>
      <w:r>
        <w:rPr>
          <w:rFonts w:hint="eastAsia"/>
        </w:rPr>
        <w:t>制冷</w:t>
      </w:r>
      <w:r w:rsidR="00FC7B6E" w:rsidRPr="00582CA5">
        <w:rPr>
          <w:rFonts w:hint="eastAsia"/>
        </w:rPr>
        <w:t>系</w:t>
      </w:r>
      <w:r w:rsidR="00FC7B6E" w:rsidRPr="00582CA5">
        <w:t>统</w:t>
      </w:r>
    </w:p>
    <w:p w:rsidR="00FC7B6E" w:rsidRPr="00582CA5" w:rsidRDefault="00FC7B6E" w:rsidP="00FC7B6E">
      <w:pPr>
        <w:numPr>
          <w:ilvl w:val="0"/>
          <w:numId w:val="12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良好的气流和适当的电缆管理通常足以满足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冷却的需求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12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海盗船</w:t>
      </w:r>
      <w:r w:rsidRPr="00582CA5">
        <w:rPr>
          <w:rFonts w:ascii="Arial" w:eastAsia="Times New Roman" w:hAnsi="Arial" w:cs="Arial"/>
          <w:color w:val="666666"/>
          <w:szCs w:val="27"/>
        </w:rPr>
        <w:t>h100i</w:t>
      </w:r>
      <w:r w:rsidRPr="00582CA5">
        <w:rPr>
          <w:rFonts w:eastAsia="Microsoft YaHei" w:cs="Microsoft YaHei" w:hint="eastAsia"/>
          <w:color w:val="666666"/>
          <w:szCs w:val="27"/>
        </w:rPr>
        <w:t>是高性能（</w:t>
      </w:r>
      <w:r w:rsidRPr="00582CA5">
        <w:rPr>
          <w:rFonts w:ascii="Arial" w:eastAsia="Times New Roman" w:hAnsi="Arial" w:cs="Arial"/>
          <w:color w:val="666666"/>
          <w:szCs w:val="27"/>
        </w:rPr>
        <w:t>i9 X</w:t>
      </w:r>
      <w:r w:rsidRPr="00582CA5">
        <w:rPr>
          <w:rFonts w:eastAsia="Microsoft YaHei" w:cs="Microsoft YaHei" w:hint="eastAsia"/>
          <w:color w:val="666666"/>
          <w:szCs w:val="27"/>
        </w:rPr>
        <w:t>系列）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冷却的安全选择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numPr>
          <w:ilvl w:val="0"/>
          <w:numId w:val="12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如果可能，将机器放在凉爽的空调室内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从机箱风扇到全系统水冷，有许多冷却选项。通常，如果您的箱子较大且电缆管理正确，则不需要花哨的东西。在我的</w:t>
      </w:r>
      <w:r w:rsidR="00C74D94" w:rsidRPr="00582CA5">
        <w:rPr>
          <w:rFonts w:eastAsia="Microsoft YaHei" w:cs="Microsoft YaHei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中，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没有配备散热器，我使用的</w:t>
      </w:r>
      <w:r w:rsidRPr="00582CA5">
        <w:rPr>
          <w:rFonts w:ascii="Arial" w:eastAsia="Times New Roman" w:hAnsi="Arial" w:cs="Arial"/>
          <w:color w:val="666666"/>
          <w:szCs w:val="27"/>
        </w:rPr>
        <w:t>Corsair h100i</w:t>
      </w:r>
      <w:r w:rsidRPr="00582CA5">
        <w:rPr>
          <w:rFonts w:eastAsia="Microsoft YaHei" w:cs="Microsoft YaHei" w:hint="eastAsia"/>
          <w:color w:val="666666"/>
          <w:szCs w:val="27"/>
        </w:rPr>
        <w:t>在深度学习设备中是相当标准的。较便宜的选择可能是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"https://noctua.at/en/nh-u9s"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Noctua</w:t>
      </w:r>
      <w:proofErr w:type="spellEnd"/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 NH-U9S CPU</w:t>
      </w:r>
      <w:r w:rsidR="00793B01">
        <w:rPr>
          <w:rFonts w:eastAsia="Microsoft YaHei" w:cs="Microsoft YaHei" w:hint="eastAsia"/>
          <w:color w:val="D4A259"/>
          <w:szCs w:val="27"/>
          <w:u w:val="single"/>
        </w:rPr>
        <w:t>散热</w:t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风扇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。我之所以没有购买该风扇，是因为它很大，我不确定它是否会阻塞我的某些</w:t>
      </w:r>
      <w:r w:rsidRPr="00582CA5">
        <w:rPr>
          <w:rFonts w:ascii="Arial" w:eastAsia="Times New Roman" w:hAnsi="Arial" w:cs="Arial"/>
          <w:color w:val="666666"/>
          <w:szCs w:val="27"/>
        </w:rPr>
        <w:t>RAM</w:t>
      </w:r>
      <w:r w:rsidRPr="00582CA5">
        <w:rPr>
          <w:rFonts w:eastAsia="Microsoft YaHei" w:cs="Microsoft YaHei" w:hint="eastAsia"/>
          <w:color w:val="666666"/>
          <w:szCs w:val="27"/>
        </w:rPr>
        <w:t>插槽。如果仅使用</w:t>
      </w:r>
      <w:proofErr w:type="gramStart"/>
      <w:r w:rsidRPr="00582CA5">
        <w:rPr>
          <w:rFonts w:ascii="Arial" w:eastAsia="Times New Roman" w:hAnsi="Arial" w:cs="Arial"/>
          <w:color w:val="666666"/>
          <w:szCs w:val="27"/>
        </w:rPr>
        <w:t>32</w:t>
      </w:r>
      <w:proofErr w:type="gramEnd"/>
      <w:r w:rsidRPr="00582CA5">
        <w:rPr>
          <w:rFonts w:ascii="Arial" w:eastAsia="Times New Roman" w:hAnsi="Arial" w:cs="Arial"/>
          <w:color w:val="666666"/>
          <w:szCs w:val="27"/>
        </w:rPr>
        <w:t xml:space="preserve"> GB RAM</w:t>
      </w:r>
      <w:r w:rsidRPr="00582CA5">
        <w:rPr>
          <w:rFonts w:eastAsia="Microsoft YaHei" w:cs="Microsoft YaHei" w:hint="eastAsia"/>
          <w:color w:val="666666"/>
          <w:szCs w:val="27"/>
        </w:rPr>
        <w:t>，则该散热器可以作为更便宜的选择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793B01" w:rsidP="00793B01">
      <w:pPr>
        <w:pStyle w:val="Heading1"/>
      </w:pPr>
      <w:r>
        <w:rPr>
          <w:rFonts w:ascii="SimSun" w:eastAsia="SimSun" w:hAnsi="SimSun" w:cs="SimSun" w:hint="eastAsia"/>
        </w:rPr>
        <w:t>和</w:t>
      </w:r>
      <w:r w:rsidR="00FC7B6E" w:rsidRPr="00582CA5">
        <w:t>Google Compute Engine</w:t>
      </w:r>
      <w:r>
        <w:rPr>
          <w:rFonts w:hint="eastAsia"/>
        </w:rPr>
        <w:t>对比测试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我将该机器与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"https://cloud.google.com/deep-learning-vm/"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Google Compute Engine</w:t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（</w:t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>GCE</w:t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）深度学习</w:t>
      </w:r>
      <w:r w:rsidR="00DD7807">
        <w:rPr>
          <w:rFonts w:eastAsia="Microsoft YaHei" w:cs="Microsoft YaHei" w:hint="eastAsia"/>
          <w:color w:val="D4A259"/>
          <w:szCs w:val="27"/>
          <w:u w:val="single"/>
        </w:rPr>
        <w:t>虚拟</w:t>
      </w:r>
      <w:r w:rsidR="00046302">
        <w:rPr>
          <w:rFonts w:eastAsia="Microsoft YaHei" w:cs="Microsoft YaHei" w:hint="eastAsia"/>
          <w:color w:val="D4A259"/>
          <w:szCs w:val="27"/>
          <w:u w:val="single"/>
        </w:rPr>
        <w:t>机(VM)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="00DD7807">
        <w:rPr>
          <w:rFonts w:asciiTheme="minorEastAsia" w:hAnsiTheme="minorEastAsia" w:cs="Arial" w:hint="eastAsia"/>
          <w:color w:val="666666"/>
          <w:szCs w:val="27"/>
        </w:rPr>
        <w:t>进行</w:t>
      </w:r>
      <w:r w:rsidRPr="00582CA5">
        <w:rPr>
          <w:rFonts w:eastAsia="Microsoft YaHei" w:cs="Microsoft YaHei" w:hint="eastAsia"/>
          <w:color w:val="666666"/>
          <w:szCs w:val="27"/>
        </w:rPr>
        <w:t>了</w:t>
      </w:r>
      <w:r w:rsidR="00DD7807">
        <w:rPr>
          <w:rFonts w:eastAsia="Microsoft YaHei" w:cs="Microsoft YaHei" w:hint="eastAsia"/>
          <w:color w:val="666666"/>
          <w:szCs w:val="27"/>
        </w:rPr>
        <w:t>对比</w:t>
      </w:r>
      <w:r w:rsidRPr="00582CA5">
        <w:rPr>
          <w:rFonts w:eastAsia="Microsoft YaHei" w:cs="Microsoft YaHei" w:hint="eastAsia"/>
          <w:color w:val="666666"/>
          <w:szCs w:val="27"/>
        </w:rPr>
        <w:t>测试。这些是预先</w:t>
      </w:r>
      <w:r w:rsidR="00E21CEB">
        <w:rPr>
          <w:rFonts w:eastAsia="Microsoft YaHei" w:cs="Microsoft YaHei" w:hint="eastAsia"/>
          <w:color w:val="666666"/>
          <w:szCs w:val="27"/>
        </w:rPr>
        <w:t>配置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t>VM</w:t>
      </w:r>
      <w:r w:rsidRPr="00582CA5">
        <w:rPr>
          <w:rFonts w:eastAsia="Microsoft YaHei" w:cs="Microsoft YaHei" w:hint="eastAsia"/>
          <w:color w:val="666666"/>
          <w:szCs w:val="27"/>
        </w:rPr>
        <w:t>，据称专门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"https://cloud.google.com/deep-learning-vm/docs/"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针对深度学习进行了优化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。</w:t>
      </w:r>
      <w:r w:rsidR="00E21CEB">
        <w:rPr>
          <w:rFonts w:eastAsia="Microsoft YaHei" w:cs="Microsoft YaHei" w:hint="eastAsia"/>
          <w:color w:val="666666"/>
          <w:szCs w:val="27"/>
        </w:rPr>
        <w:t>使用</w:t>
      </w:r>
      <w:r w:rsidRPr="00582CA5">
        <w:rPr>
          <w:rFonts w:ascii="Arial" w:eastAsia="Times New Roman" w:hAnsi="Arial" w:cs="Arial"/>
          <w:color w:val="666666"/>
          <w:szCs w:val="27"/>
        </w:rPr>
        <w:t>GCE</w:t>
      </w:r>
      <w:r w:rsidRPr="00582CA5">
        <w:rPr>
          <w:rFonts w:eastAsia="Microsoft YaHei" w:cs="Microsoft YaHei" w:hint="eastAsia"/>
          <w:color w:val="666666"/>
          <w:szCs w:val="27"/>
        </w:rPr>
        <w:t>深度学习</w:t>
      </w:r>
      <w:r w:rsidR="00A9786D">
        <w:rPr>
          <w:rFonts w:eastAsia="Microsoft YaHei" w:cs="Microsoft YaHei" w:hint="eastAsia"/>
          <w:color w:val="666666"/>
          <w:szCs w:val="27"/>
        </w:rPr>
        <w:t>虚拟机</w:t>
      </w:r>
      <w:r w:rsidR="00E21CEB">
        <w:rPr>
          <w:rFonts w:eastAsia="Microsoft YaHei" w:cs="Microsoft YaHei" w:hint="eastAsia"/>
          <w:color w:val="666666"/>
          <w:szCs w:val="27"/>
        </w:rPr>
        <w:t>专用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t>CUDA</w:t>
      </w:r>
      <w:r w:rsidRPr="00582CA5">
        <w:rPr>
          <w:rFonts w:eastAsia="Microsoft YaHei" w:cs="Microsoft YaHei" w:hint="eastAsia"/>
          <w:color w:val="666666"/>
          <w:szCs w:val="27"/>
        </w:rPr>
        <w:t>版本和针对其硬件体系结构优化</w:t>
      </w:r>
      <w:r w:rsidR="00046302">
        <w:rPr>
          <w:rFonts w:eastAsia="Microsoft YaHei" w:cs="Microsoft YaHei" w:hint="eastAsia"/>
          <w:color w:val="666666"/>
          <w:szCs w:val="27"/>
        </w:rPr>
        <w:t>过</w:t>
      </w:r>
      <w:r w:rsidRPr="00582CA5">
        <w:rPr>
          <w:rFonts w:eastAsia="Microsoft YaHei" w:cs="Microsoft YaHei" w:hint="eastAsia"/>
          <w:color w:val="666666"/>
          <w:szCs w:val="27"/>
        </w:rPr>
        <w:t>的驱动程序。</w:t>
      </w:r>
      <w:r w:rsidRPr="00582CA5">
        <w:rPr>
          <w:rFonts w:ascii="Arial" w:eastAsia="Times New Roman" w:hAnsi="Arial" w:cs="Arial"/>
          <w:color w:val="666666"/>
          <w:szCs w:val="27"/>
        </w:rPr>
        <w:t>GCE VM</w:t>
      </w:r>
      <w:r w:rsidRPr="00582CA5">
        <w:rPr>
          <w:rFonts w:eastAsia="Microsoft YaHei" w:cs="Microsoft YaHei" w:hint="eastAsia"/>
          <w:color w:val="666666"/>
          <w:szCs w:val="27"/>
        </w:rPr>
        <w:t>没有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Nvidia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t xml:space="preserve"> RTX 2080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Ti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t xml:space="preserve"> GPU</w:t>
      </w:r>
      <w:r w:rsidR="00046302">
        <w:rPr>
          <w:rFonts w:asciiTheme="minorEastAsia" w:hAnsiTheme="minorEastAsia" w:cs="Arial" w:hint="eastAsia"/>
          <w:color w:val="666666"/>
          <w:szCs w:val="27"/>
        </w:rPr>
        <w:t>的选项</w:t>
      </w:r>
      <w:r w:rsidRPr="00582CA5">
        <w:rPr>
          <w:rFonts w:eastAsia="Microsoft YaHei" w:cs="Microsoft YaHei" w:hint="eastAsia"/>
          <w:color w:val="666666"/>
          <w:szCs w:val="27"/>
        </w:rPr>
        <w:t>，因此我</w:t>
      </w:r>
      <w:r w:rsidR="00046302">
        <w:rPr>
          <w:rFonts w:eastAsia="Microsoft YaHei" w:cs="Microsoft YaHei" w:hint="eastAsia"/>
          <w:color w:val="666666"/>
          <w:szCs w:val="27"/>
        </w:rPr>
        <w:t>在VM中</w:t>
      </w:r>
      <w:r w:rsidRPr="00582CA5">
        <w:rPr>
          <w:rFonts w:eastAsia="Microsoft YaHei" w:cs="Microsoft YaHei" w:hint="eastAsia"/>
          <w:color w:val="666666"/>
          <w:szCs w:val="27"/>
        </w:rPr>
        <w:t>使用</w:t>
      </w:r>
      <w:r w:rsidRPr="00582CA5">
        <w:rPr>
          <w:rFonts w:ascii="Arial" w:eastAsia="Times New Roman" w:hAnsi="Arial" w:cs="Arial"/>
          <w:color w:val="666666"/>
          <w:szCs w:val="27"/>
        </w:rPr>
        <w:t>Tesla K40s</w:t>
      </w:r>
      <w:r w:rsidR="00046302">
        <w:rPr>
          <w:rFonts w:asciiTheme="minorEastAsia" w:hAnsiTheme="minorEastAsia" w:cs="Arial" w:hint="eastAsia"/>
          <w:color w:val="666666"/>
          <w:szCs w:val="27"/>
        </w:rPr>
        <w:t>配置</w:t>
      </w:r>
      <w:r w:rsidRPr="00582CA5">
        <w:rPr>
          <w:rFonts w:eastAsia="Microsoft YaHei" w:cs="Microsoft YaHei" w:hint="eastAsia"/>
          <w:color w:val="666666"/>
          <w:szCs w:val="27"/>
        </w:rPr>
        <w:t>。根据基准测试任务，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Nvidia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t xml:space="preserve"> RTX 2080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Ti</w:t>
      </w:r>
      <w:proofErr w:type="spellEnd"/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"https://l7.curtisnorthcutt.com/(https:/versus.com/en/nvidia-geforce-rtx-2080-ti-founders-edition-vs-nvidia-tesla-k40)"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eastAsia="Microsoft YaHei" w:cs="Microsoft YaHei" w:hint="eastAsia"/>
          <w:color w:val="D4A259"/>
          <w:szCs w:val="27"/>
          <w:u w:val="single"/>
        </w:rPr>
        <w:t>性能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要比</w:t>
      </w:r>
      <w:r w:rsidRPr="00582CA5">
        <w:rPr>
          <w:rFonts w:ascii="Arial" w:eastAsia="Times New Roman" w:hAnsi="Arial" w:cs="Arial"/>
          <w:color w:val="666666"/>
          <w:szCs w:val="27"/>
        </w:rPr>
        <w:t>GPU Tesla K40 </w:t>
      </w:r>
      <w:hyperlink r:id="rId40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好</w:t>
        </w:r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2</w:t>
        </w:r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到</w:t>
        </w:r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4</w:t>
        </w:r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倍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。因此，为了公平起见，我</w:t>
      </w:r>
      <w:r w:rsidR="00046302">
        <w:rPr>
          <w:rFonts w:eastAsia="Microsoft YaHei" w:cs="Microsoft YaHei" w:hint="eastAsia"/>
          <w:color w:val="666666"/>
          <w:szCs w:val="27"/>
        </w:rPr>
        <w:t>用</w:t>
      </w:r>
      <w:r w:rsidRPr="00582CA5">
        <w:rPr>
          <w:rFonts w:eastAsia="Microsoft YaHei" w:cs="Microsoft YaHei" w:hint="eastAsia"/>
          <w:color w:val="666666"/>
          <w:szCs w:val="27"/>
        </w:rPr>
        <w:t>该</w:t>
      </w:r>
      <w:r w:rsidR="00046302">
        <w:rPr>
          <w:rFonts w:eastAsia="Microsoft YaHei" w:cs="Microsoft YaHei" w:hint="eastAsia"/>
          <w:color w:val="666666"/>
          <w:szCs w:val="27"/>
        </w:rPr>
        <w:t>配置</w:t>
      </w:r>
      <w:r w:rsidRPr="00582CA5">
        <w:rPr>
          <w:rFonts w:eastAsia="Microsoft YaHei" w:cs="Microsoft YaHei" w:hint="eastAsia"/>
          <w:color w:val="666666"/>
          <w:szCs w:val="27"/>
        </w:rPr>
        <w:t>上的</w:t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一</w:t>
      </w:r>
      <w:r w:rsidR="00046302">
        <w:rPr>
          <w:rFonts w:eastAsia="Microsoft YaHei" w:cs="Microsoft YaHei" w:hint="eastAsia"/>
          <w:b/>
          <w:bCs/>
          <w:color w:val="666666"/>
          <w:szCs w:val="27"/>
        </w:rPr>
        <w:t>块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 RTX 2080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Ti</w:t>
      </w:r>
      <w:proofErr w:type="spellEnd"/>
      <w:r w:rsidRPr="00582CA5">
        <w:rPr>
          <w:rFonts w:eastAsia="Microsoft YaHei" w:cs="Microsoft YaHei" w:hint="eastAsia"/>
          <w:color w:val="666666"/>
          <w:szCs w:val="27"/>
        </w:rPr>
        <w:t>与</w:t>
      </w:r>
      <w:r w:rsidRPr="00582CA5">
        <w:rPr>
          <w:rFonts w:ascii="Arial" w:eastAsia="Times New Roman" w:hAnsi="Arial" w:cs="Arial"/>
          <w:color w:val="666666"/>
          <w:szCs w:val="27"/>
        </w:rPr>
        <w:t>GCE VM</w:t>
      </w:r>
      <w:r w:rsidRPr="00582CA5">
        <w:rPr>
          <w:rFonts w:eastAsia="Microsoft YaHei" w:cs="Microsoft YaHei" w:hint="eastAsia"/>
          <w:color w:val="666666"/>
          <w:szCs w:val="27"/>
        </w:rPr>
        <w:t>上的</w:t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四</w:t>
      </w:r>
      <w:r w:rsidR="00046302">
        <w:rPr>
          <w:rFonts w:eastAsia="Microsoft YaHei" w:cs="Microsoft YaHei" w:hint="eastAsia"/>
          <w:b/>
          <w:bCs/>
          <w:color w:val="666666"/>
          <w:szCs w:val="27"/>
        </w:rPr>
        <w:t>块</w:t>
      </w:r>
      <w:r w:rsidRPr="00582CA5">
        <w:rPr>
          <w:rFonts w:ascii="Arial" w:eastAsia="Times New Roman" w:hAnsi="Arial" w:cs="Arial"/>
          <w:color w:val="666666"/>
          <w:szCs w:val="27"/>
        </w:rPr>
        <w:t> Tesla K40</w:t>
      </w:r>
      <w:r w:rsidR="00046302">
        <w:rPr>
          <w:rFonts w:asciiTheme="minorEastAsia" w:hAnsiTheme="minorEastAsia" w:cs="Arial" w:hint="eastAsia"/>
          <w:color w:val="666666"/>
          <w:szCs w:val="27"/>
        </w:rPr>
        <w:t>进行对比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lastRenderedPageBreak/>
        <w:t>为了进行基准测试，我使用了</w:t>
      </w:r>
      <w:hyperlink r:id="rId41" w:history="1"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PyTorch</w:t>
        </w:r>
        <w:proofErr w:type="spellEnd"/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的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Imagenet</w:t>
        </w:r>
        <w:proofErr w:type="spellEnd"/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分布式示例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。我下载了</w:t>
      </w:r>
      <w:r w:rsidRPr="00582CA5">
        <w:rPr>
          <w:rFonts w:ascii="Arial" w:eastAsia="Times New Roman" w:hAnsi="Arial" w:cs="Arial"/>
          <w:color w:val="666666"/>
          <w:szCs w:val="27"/>
        </w:rPr>
        <w:t>ImageNet 2012</w:t>
      </w:r>
      <w:r w:rsidRPr="00582CA5">
        <w:rPr>
          <w:rFonts w:eastAsia="Microsoft YaHei" w:cs="Microsoft YaHei" w:hint="eastAsia"/>
          <w:color w:val="666666"/>
          <w:szCs w:val="27"/>
        </w:rPr>
        <w:t>训练和验证集，并在我的机器和</w:t>
      </w:r>
      <w:r w:rsidRPr="00582CA5">
        <w:rPr>
          <w:rFonts w:ascii="Arial" w:eastAsia="Times New Roman" w:hAnsi="Arial" w:cs="Arial"/>
          <w:color w:val="666666"/>
          <w:szCs w:val="27"/>
        </w:rPr>
        <w:t>GCE</w:t>
      </w:r>
      <w:r w:rsidRPr="00582CA5">
        <w:rPr>
          <w:rFonts w:eastAsia="Microsoft YaHei" w:cs="Microsoft YaHei" w:hint="eastAsia"/>
          <w:color w:val="666666"/>
          <w:szCs w:val="27"/>
        </w:rPr>
        <w:t>深度学习</w:t>
      </w:r>
      <w:r w:rsidRPr="00582CA5">
        <w:rPr>
          <w:rFonts w:ascii="Arial" w:eastAsia="Times New Roman" w:hAnsi="Arial" w:cs="Arial"/>
          <w:color w:val="666666"/>
          <w:szCs w:val="27"/>
        </w:rPr>
        <w:t>VM</w:t>
      </w:r>
      <w:r w:rsidRPr="00582CA5">
        <w:rPr>
          <w:rFonts w:eastAsia="Microsoft YaHei" w:cs="Microsoft YaHei" w:hint="eastAsia"/>
          <w:color w:val="666666"/>
          <w:szCs w:val="27"/>
        </w:rPr>
        <w:t>上运行了以下代码</w:t>
      </w:r>
      <w:r w:rsidRPr="00582CA5">
        <w:rPr>
          <w:rFonts w:eastAsia="Microsoft YaHei" w:cs="Microsoft YaHei"/>
          <w:color w:val="666666"/>
          <w:szCs w:val="27"/>
        </w:rPr>
        <w:t>：</w:t>
      </w:r>
    </w:p>
    <w:p w:rsidR="00FC7B6E" w:rsidRPr="00582CA5" w:rsidRDefault="00FC7B6E" w:rsidP="00FC7B6E">
      <w:pPr>
        <w:pBdr>
          <w:top w:val="single" w:sz="6" w:space="23" w:color="EEEEEE"/>
          <w:left w:val="single" w:sz="6" w:space="23" w:color="EEEEEE"/>
          <w:bottom w:val="single" w:sz="6" w:space="23" w:color="EEEEEE"/>
          <w:right w:val="single" w:sz="6" w:space="23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afterAutospacing="0" w:line="240" w:lineRule="auto"/>
        <w:rPr>
          <w:rFonts w:ascii="Consolas" w:eastAsia="Times New Roman" w:hAnsi="Consolas" w:cs="Courier New"/>
          <w:color w:val="333333"/>
          <w:sz w:val="16"/>
          <w:szCs w:val="20"/>
        </w:rPr>
      </w:pPr>
      <w:proofErr w:type="gramStart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>python</w:t>
      </w:r>
      <w:proofErr w:type="gramEnd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 xml:space="preserve"> examples/imagenet/main.py -a resnet18 --</w:t>
      </w:r>
      <w:proofErr w:type="spellStart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>lr</w:t>
      </w:r>
      <w:proofErr w:type="spellEnd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 xml:space="preserve"> 0.1 --</w:t>
      </w:r>
      <w:proofErr w:type="spellStart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>dist-url</w:t>
      </w:r>
      <w:proofErr w:type="spellEnd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 xml:space="preserve"> '</w:t>
      </w:r>
      <w:proofErr w:type="spellStart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>tcp</w:t>
      </w:r>
      <w:proofErr w:type="spellEnd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>://127.0.0.1:FREEPORT' --</w:t>
      </w:r>
      <w:proofErr w:type="spellStart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>dist</w:t>
      </w:r>
      <w:proofErr w:type="spellEnd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>-backend '</w:t>
      </w:r>
      <w:proofErr w:type="spellStart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>nccl</w:t>
      </w:r>
      <w:proofErr w:type="spellEnd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>' --multiprocessing-distributed --world-size 1 --rank 0 "/location/where/I/stored/</w:t>
      </w:r>
      <w:proofErr w:type="spellStart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>imagenet</w:t>
      </w:r>
      <w:proofErr w:type="spellEnd"/>
      <w:r w:rsidRPr="00582CA5">
        <w:rPr>
          <w:rFonts w:ascii="Consolas" w:eastAsia="Times New Roman" w:hAnsi="Consolas" w:cs="Courier New"/>
          <w:color w:val="333333"/>
          <w:sz w:val="16"/>
          <w:szCs w:val="20"/>
        </w:rPr>
        <w:t>/"</w:t>
      </w:r>
    </w:p>
    <w:p w:rsidR="00FC7B6E" w:rsidRPr="00582CA5" w:rsidRDefault="00FC7B6E" w:rsidP="00046302">
      <w:pPr>
        <w:pStyle w:val="Heading2"/>
      </w:pPr>
      <w:r w:rsidRPr="00582CA5">
        <w:t>GCE</w:t>
      </w:r>
      <w:r w:rsidRPr="00582CA5">
        <w:rPr>
          <w:rFonts w:ascii="SimSun" w:eastAsia="SimSun" w:hAnsi="SimSun" w:cs="SimSun" w:hint="eastAsia"/>
        </w:rPr>
        <w:t>深度学习</w:t>
      </w:r>
      <w:r w:rsidR="00046302">
        <w:rPr>
          <w:rFonts w:ascii="SimSun" w:eastAsia="SimSun" w:hAnsi="SimSun" w:cs="SimSun" w:hint="eastAsia"/>
        </w:rPr>
        <w:t>虚拟机 (VM)</w:t>
      </w:r>
      <w:r w:rsidR="00046302">
        <w:rPr>
          <w:rFonts w:ascii="SimSun" w:eastAsia="SimSun" w:hAnsi="SimSun" w:cs="SimSun"/>
        </w:rPr>
        <w:t xml:space="preserve"> </w:t>
      </w:r>
      <w:r w:rsidRPr="00582CA5">
        <w:rPr>
          <w:rFonts w:ascii="SimSun" w:eastAsia="SimSun" w:hAnsi="SimSun" w:cs="SimSun" w:hint="eastAsia"/>
        </w:rPr>
        <w:t>规</w:t>
      </w:r>
      <w:r w:rsidRPr="00582CA5">
        <w:rPr>
          <w:rFonts w:ascii="SimSun" w:eastAsia="SimSun" w:hAnsi="SimSun" w:cs="SimSun"/>
        </w:rPr>
        <w:t>格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对于我创建的虚拟机，规格为</w:t>
      </w:r>
      <w:r w:rsidRPr="00582CA5">
        <w:rPr>
          <w:rFonts w:eastAsia="Microsoft YaHei" w:cs="Microsoft YaHei"/>
          <w:color w:val="666666"/>
          <w:szCs w:val="27"/>
        </w:rPr>
        <w:t>：</w:t>
      </w:r>
    </w:p>
    <w:p w:rsidR="00FC7B6E" w:rsidRPr="00582CA5" w:rsidRDefault="00FC7B6E" w:rsidP="00FC7B6E">
      <w:pPr>
        <w:numPr>
          <w:ilvl w:val="0"/>
          <w:numId w:val="13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架构：</w:t>
      </w:r>
      <w:r w:rsidRPr="00582CA5">
        <w:rPr>
          <w:rFonts w:ascii="Arial" w:eastAsia="Times New Roman" w:hAnsi="Arial" w:cs="Arial"/>
          <w:color w:val="666666"/>
          <w:szCs w:val="27"/>
        </w:rPr>
        <w:t>64</w:t>
      </w:r>
      <w:r w:rsidRPr="00582CA5">
        <w:rPr>
          <w:rFonts w:eastAsia="Microsoft YaHei" w:cs="Microsoft YaHei" w:hint="eastAsia"/>
          <w:color w:val="666666"/>
          <w:szCs w:val="27"/>
        </w:rPr>
        <w:t>位，</w:t>
      </w:r>
      <w:r w:rsidRPr="00582CA5">
        <w:rPr>
          <w:rFonts w:ascii="Arial" w:eastAsia="Times New Roman" w:hAnsi="Arial" w:cs="Arial"/>
          <w:color w:val="666666"/>
          <w:szCs w:val="27"/>
        </w:rPr>
        <w:t>x86_64</w:t>
      </w:r>
    </w:p>
    <w:p w:rsidR="00FC7B6E" w:rsidRPr="00582CA5" w:rsidRDefault="00FC7B6E" w:rsidP="00FC7B6E">
      <w:pPr>
        <w:numPr>
          <w:ilvl w:val="0"/>
          <w:numId w:val="13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color w:val="666666"/>
          <w:szCs w:val="27"/>
        </w:rPr>
        <w:t>K40 GPU</w:t>
      </w:r>
      <w:r w:rsidRPr="00582CA5">
        <w:rPr>
          <w:rFonts w:eastAsia="Microsoft YaHei" w:cs="Microsoft YaHei" w:hint="eastAsia"/>
          <w:color w:val="666666"/>
          <w:szCs w:val="27"/>
        </w:rPr>
        <w:t>数量：</w:t>
      </w:r>
      <w:r w:rsidRPr="00582CA5">
        <w:rPr>
          <w:rFonts w:ascii="Arial" w:eastAsia="Times New Roman" w:hAnsi="Arial" w:cs="Arial"/>
          <w:color w:val="666666"/>
          <w:szCs w:val="27"/>
        </w:rPr>
        <w:t>8</w:t>
      </w:r>
      <w:r w:rsidR="0039405E">
        <w:rPr>
          <w:rFonts w:ascii="Arial" w:eastAsia="Times New Roman" w:hAnsi="Arial" w:cs="Arial"/>
          <w:color w:val="666666"/>
          <w:szCs w:val="27"/>
        </w:rPr>
        <w:t xml:space="preserve"> </w:t>
      </w:r>
      <w:r w:rsidR="0039405E">
        <w:rPr>
          <w:rFonts w:asciiTheme="minorEastAsia" w:hAnsiTheme="minorEastAsia" w:cs="Arial" w:hint="eastAsia"/>
          <w:color w:val="666666"/>
          <w:szCs w:val="27"/>
        </w:rPr>
        <w:t>(译注:这里和其他地方说是4块卡不一致)</w:t>
      </w:r>
    </w:p>
    <w:p w:rsidR="00FC7B6E" w:rsidRPr="00582CA5" w:rsidRDefault="00FC7B6E" w:rsidP="00FC7B6E">
      <w:pPr>
        <w:numPr>
          <w:ilvl w:val="0"/>
          <w:numId w:val="13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储存空间：</w:t>
      </w:r>
      <w:r w:rsidRPr="00582CA5">
        <w:rPr>
          <w:rFonts w:ascii="Arial" w:eastAsia="Times New Roman" w:hAnsi="Arial" w:cs="Arial"/>
          <w:color w:val="666666"/>
          <w:szCs w:val="27"/>
        </w:rPr>
        <w:t>394 GB</w:t>
      </w:r>
    </w:p>
    <w:p w:rsidR="00FC7B6E" w:rsidRPr="00582CA5" w:rsidRDefault="00FC7B6E" w:rsidP="00FC7B6E">
      <w:pPr>
        <w:numPr>
          <w:ilvl w:val="0"/>
          <w:numId w:val="13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内存：</w:t>
      </w:r>
      <w:r w:rsidRPr="00582CA5">
        <w:rPr>
          <w:rFonts w:ascii="Arial" w:eastAsia="Times New Roman" w:hAnsi="Arial" w:cs="Arial"/>
          <w:color w:val="666666"/>
          <w:szCs w:val="27"/>
        </w:rPr>
        <w:t>172 GB</w:t>
      </w:r>
    </w:p>
    <w:p w:rsidR="00FC7B6E" w:rsidRPr="00582CA5" w:rsidRDefault="00FC7B6E" w:rsidP="00FC7B6E">
      <w:pPr>
        <w:numPr>
          <w:ilvl w:val="0"/>
          <w:numId w:val="13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线程数：</w:t>
      </w:r>
      <w:r w:rsidRPr="00582CA5">
        <w:rPr>
          <w:rFonts w:ascii="Arial" w:eastAsia="Times New Roman" w:hAnsi="Arial" w:cs="Arial"/>
          <w:color w:val="666666"/>
          <w:szCs w:val="27"/>
        </w:rPr>
        <w:t>24</w:t>
      </w:r>
    </w:p>
    <w:p w:rsidR="00FC7B6E" w:rsidRPr="00582CA5" w:rsidRDefault="00FC7B6E" w:rsidP="00046302">
      <w:pPr>
        <w:pStyle w:val="Heading2"/>
      </w:pPr>
      <w:r w:rsidRPr="00582CA5">
        <w:t>ImageNet</w:t>
      </w:r>
      <w:r w:rsidR="00C74D94" w:rsidRPr="00582CA5">
        <w:rPr>
          <w:rFonts w:ascii="SimSun" w:eastAsia="SimSun" w:hAnsi="SimSun" w:cs="SimSun" w:hint="eastAsia"/>
        </w:rPr>
        <w:t>训练</w:t>
      </w:r>
      <w:r w:rsidRPr="00582CA5">
        <w:rPr>
          <w:rFonts w:ascii="SimSun" w:eastAsia="SimSun" w:hAnsi="SimSun" w:cs="SimSun" w:hint="eastAsia"/>
        </w:rPr>
        <w:t>时间基</w:t>
      </w:r>
      <w:r w:rsidRPr="00582CA5">
        <w:rPr>
          <w:rFonts w:ascii="SimSun" w:eastAsia="SimSun" w:hAnsi="SimSun" w:cs="SimSun"/>
        </w:rPr>
        <w:t>准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比较</w:t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一</w:t>
      </w:r>
      <w:r w:rsidR="00046302">
        <w:rPr>
          <w:rFonts w:eastAsia="Microsoft YaHei" w:cs="Microsoft YaHei" w:hint="eastAsia"/>
          <w:b/>
          <w:bCs/>
          <w:color w:val="666666"/>
          <w:szCs w:val="27"/>
        </w:rPr>
        <w:t>轮</w:t>
      </w:r>
      <w:r w:rsidRPr="00582CA5">
        <w:rPr>
          <w:rFonts w:eastAsia="Microsoft YaHei" w:cs="Microsoft YaHei" w:hint="eastAsia"/>
          <w:color w:val="666666"/>
          <w:szCs w:val="27"/>
        </w:rPr>
        <w:t>的时间</w:t>
      </w:r>
      <w:r w:rsidRPr="00582CA5">
        <w:rPr>
          <w:rFonts w:eastAsia="Microsoft YaHei" w:cs="Microsoft YaHei"/>
          <w:color w:val="666666"/>
          <w:szCs w:val="27"/>
        </w:rPr>
        <w:t>：</w:t>
      </w:r>
    </w:p>
    <w:p w:rsidR="00FC7B6E" w:rsidRPr="00582CA5" w:rsidRDefault="00FC7B6E" w:rsidP="00FC7B6E">
      <w:pPr>
        <w:numPr>
          <w:ilvl w:val="0"/>
          <w:numId w:val="14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在该装备上每</w:t>
      </w:r>
      <w:r w:rsidRPr="00582CA5">
        <w:rPr>
          <w:rFonts w:ascii="Arial" w:eastAsia="Times New Roman" w:hAnsi="Arial" w:cs="Arial"/>
          <w:b/>
          <w:bCs/>
          <w:color w:val="666666"/>
          <w:szCs w:val="27"/>
        </w:rPr>
        <w:t>1</w:t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个</w:t>
      </w:r>
      <w:r w:rsidRPr="00582CA5">
        <w:rPr>
          <w:rFonts w:ascii="Arial" w:eastAsia="Times New Roman" w:hAnsi="Arial" w:cs="Arial"/>
          <w:color w:val="666666"/>
          <w:szCs w:val="27"/>
        </w:rPr>
        <w:t> RTX 2080 TI</w:t>
      </w:r>
      <w:r w:rsidRPr="00582CA5">
        <w:rPr>
          <w:rFonts w:eastAsia="Microsoft YaHei" w:cs="Microsoft YaHei" w:hint="eastAsia"/>
          <w:color w:val="666666"/>
          <w:szCs w:val="27"/>
        </w:rPr>
        <w:t>：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37.5</w:t>
      </w:r>
      <w:r w:rsidRPr="00582CA5">
        <w:rPr>
          <w:rFonts w:eastAsia="Microsoft YaHei" w:cs="Microsoft YaHei" w:hint="eastAsia"/>
          <w:color w:val="DC143C"/>
          <w:szCs w:val="27"/>
        </w:rPr>
        <w:t>分</w:t>
      </w:r>
      <w:r w:rsidRPr="00582CA5">
        <w:rPr>
          <w:rFonts w:eastAsia="Microsoft YaHei" w:cs="Microsoft YaHei"/>
          <w:color w:val="DC143C"/>
          <w:szCs w:val="27"/>
        </w:rPr>
        <w:t>钟</w:t>
      </w:r>
    </w:p>
    <w:p w:rsidR="00FC7B6E" w:rsidRPr="00582CA5" w:rsidRDefault="00FC7B6E" w:rsidP="00FC7B6E">
      <w:pPr>
        <w:numPr>
          <w:ilvl w:val="0"/>
          <w:numId w:val="14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color w:val="666666"/>
          <w:szCs w:val="27"/>
        </w:rPr>
        <w:t>GCE VM</w:t>
      </w:r>
      <w:r w:rsidRPr="00582CA5">
        <w:rPr>
          <w:rFonts w:eastAsia="Microsoft YaHei" w:cs="Microsoft YaHei" w:hint="eastAsia"/>
          <w:color w:val="666666"/>
          <w:szCs w:val="27"/>
        </w:rPr>
        <w:t>上每</w:t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四个</w:t>
      </w:r>
      <w:r w:rsidRPr="00582CA5">
        <w:rPr>
          <w:rFonts w:ascii="Arial" w:eastAsia="Times New Roman" w:hAnsi="Arial" w:cs="Arial"/>
          <w:color w:val="666666"/>
          <w:szCs w:val="27"/>
        </w:rPr>
        <w:t> Tesla K40 GPU</w:t>
      </w:r>
      <w:r w:rsidRPr="00582CA5">
        <w:rPr>
          <w:rFonts w:eastAsia="Microsoft YaHei" w:cs="Microsoft YaHei" w:hint="eastAsia"/>
          <w:color w:val="666666"/>
          <w:szCs w:val="27"/>
        </w:rPr>
        <w:t>（相当于</w:t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两个</w:t>
      </w:r>
      <w:r w:rsidRPr="00582CA5">
        <w:rPr>
          <w:rFonts w:ascii="Arial" w:eastAsia="Times New Roman" w:hAnsi="Arial" w:cs="Arial"/>
          <w:color w:val="666666"/>
          <w:szCs w:val="27"/>
        </w:rPr>
        <w:t> K80</w:t>
      </w:r>
      <w:r w:rsidRPr="00582CA5">
        <w:rPr>
          <w:rFonts w:eastAsia="Microsoft YaHei" w:cs="Microsoft YaHei" w:hint="eastAsia"/>
          <w:color w:val="666666"/>
          <w:szCs w:val="27"/>
        </w:rPr>
        <w:t>）：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r w:rsidRPr="00582CA5">
        <w:rPr>
          <w:rFonts w:ascii="Arial" w:eastAsia="Times New Roman" w:hAnsi="Arial" w:cs="Arial"/>
          <w:color w:val="666666"/>
          <w:szCs w:val="27"/>
        </w:rPr>
        <w:t> 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ascii="Arial" w:eastAsia="Times New Roman" w:hAnsi="Arial" w:cs="Arial"/>
          <w:color w:val="DC143C"/>
          <w:szCs w:val="27"/>
        </w:rPr>
        <w:t>86.3</w:t>
      </w:r>
      <w:r w:rsidRPr="00582CA5">
        <w:rPr>
          <w:rFonts w:eastAsia="Microsoft YaHei" w:cs="Microsoft YaHei" w:hint="eastAsia"/>
          <w:color w:val="DC143C"/>
          <w:szCs w:val="27"/>
        </w:rPr>
        <w:t>分</w:t>
      </w:r>
      <w:r w:rsidRPr="00582CA5">
        <w:rPr>
          <w:rFonts w:eastAsia="Microsoft YaHei" w:cs="Microsoft YaHei"/>
          <w:color w:val="DC143C"/>
          <w:szCs w:val="27"/>
        </w:rPr>
        <w:t>钟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这些</w:t>
      </w:r>
      <w:r w:rsidR="00046302">
        <w:rPr>
          <w:rFonts w:eastAsia="Microsoft YaHei" w:cs="Microsoft YaHei" w:hint="eastAsia"/>
          <w:color w:val="666666"/>
          <w:szCs w:val="27"/>
        </w:rPr>
        <w:t>数据</w:t>
      </w:r>
      <w:r w:rsidRPr="00582CA5">
        <w:rPr>
          <w:rFonts w:eastAsia="Microsoft YaHei" w:cs="Microsoft YaHei" w:hint="eastAsia"/>
          <w:color w:val="666666"/>
          <w:szCs w:val="27"/>
        </w:rPr>
        <w:t>是</w:t>
      </w:r>
      <w:r w:rsidRPr="00582CA5">
        <w:rPr>
          <w:rFonts w:ascii="Arial" w:eastAsia="Times New Roman" w:hAnsi="Arial" w:cs="Arial"/>
          <w:color w:val="666666"/>
          <w:szCs w:val="27"/>
        </w:rPr>
        <w:t>50</w:t>
      </w:r>
      <w:r w:rsidR="00046302">
        <w:rPr>
          <w:rFonts w:asciiTheme="minorEastAsia" w:hAnsiTheme="minorEastAsia" w:cs="Arial" w:hint="eastAsia"/>
          <w:color w:val="666666"/>
          <w:szCs w:val="27"/>
        </w:rPr>
        <w:t>轮</w:t>
      </w:r>
      <w:r w:rsidRPr="00582CA5">
        <w:rPr>
          <w:rFonts w:eastAsia="Microsoft YaHei" w:cs="Microsoft YaHei" w:hint="eastAsia"/>
          <w:color w:val="666666"/>
          <w:szCs w:val="27"/>
        </w:rPr>
        <w:t>训练的平均值。运行了相同（以上）的</w:t>
      </w:r>
      <w:r w:rsidR="00046302">
        <w:rPr>
          <w:rFonts w:eastAsia="Microsoft YaHei" w:cs="Microsoft YaHei" w:hint="eastAsia"/>
          <w:color w:val="666666"/>
          <w:szCs w:val="27"/>
        </w:rPr>
        <w:t>命令</w:t>
      </w:r>
      <w:r w:rsidRPr="00582CA5">
        <w:rPr>
          <w:rFonts w:eastAsia="Microsoft YaHei" w:cs="Microsoft YaHei" w:hint="eastAsia"/>
          <w:color w:val="666666"/>
          <w:szCs w:val="27"/>
        </w:rPr>
        <w:t>。两台计算机上均未运行其他进程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9028C5">
      <w:pPr>
        <w:pStyle w:val="Heading2"/>
        <w:rPr>
          <w:rFonts w:ascii="Times New Roman" w:eastAsia="Times New Roman" w:hAnsi="Times New Roman" w:cs="Times New Roman"/>
        </w:rPr>
      </w:pPr>
      <w:r w:rsidRPr="00582CA5">
        <w:rPr>
          <w:rFonts w:ascii="Times New Roman" w:eastAsia="Times New Roman" w:hAnsi="Times New Roman" w:cs="Times New Roman"/>
        </w:rPr>
        <w:t>GCE</w:t>
      </w:r>
      <w:r w:rsidR="009028C5" w:rsidRPr="00582CA5">
        <w:rPr>
          <w:rFonts w:hint="eastAsia"/>
        </w:rPr>
        <w:t>每</w:t>
      </w:r>
      <w:r w:rsidR="009028C5">
        <w:rPr>
          <w:rFonts w:hint="eastAsia"/>
        </w:rPr>
        <w:t>轮</w:t>
      </w:r>
      <w:r w:rsidR="009028C5">
        <w:rPr>
          <w:rFonts w:hint="eastAsia"/>
        </w:rPr>
        <w:t>的</w:t>
      </w:r>
      <w:r w:rsidRPr="00582CA5">
        <w:rPr>
          <w:rFonts w:hint="eastAsia"/>
        </w:rPr>
        <w:t>费</w:t>
      </w:r>
      <w:r w:rsidRPr="00582CA5">
        <w:t>用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对于我使用的</w:t>
      </w:r>
      <w:r w:rsidRPr="00582CA5">
        <w:rPr>
          <w:rFonts w:ascii="Arial" w:eastAsia="Times New Roman" w:hAnsi="Arial" w:cs="Arial"/>
          <w:color w:val="666666"/>
          <w:szCs w:val="27"/>
        </w:rPr>
        <w:t>GCE</w:t>
      </w:r>
      <w:r w:rsidRPr="00582CA5">
        <w:rPr>
          <w:rFonts w:eastAsia="Microsoft YaHei" w:cs="Microsoft YaHei" w:hint="eastAsia"/>
          <w:color w:val="666666"/>
          <w:szCs w:val="27"/>
        </w:rPr>
        <w:t>体系结构，在充分认识到这不是最具成本效益的</w:t>
      </w:r>
      <w:r w:rsidR="00E21CEB">
        <w:rPr>
          <w:rFonts w:eastAsia="Microsoft YaHei" w:cs="Microsoft YaHei" w:hint="eastAsia"/>
          <w:color w:val="666666"/>
          <w:szCs w:val="27"/>
        </w:rPr>
        <w:t>配置</w:t>
      </w:r>
      <w:r w:rsidRPr="00582CA5">
        <w:rPr>
          <w:rFonts w:eastAsia="Microsoft YaHei" w:cs="Microsoft YaHei" w:hint="eastAsia"/>
          <w:color w:val="666666"/>
          <w:szCs w:val="27"/>
        </w:rPr>
        <w:t>的情况下，</w:t>
      </w:r>
      <w:r w:rsidR="00C74D94" w:rsidRPr="00582CA5">
        <w:rPr>
          <w:rFonts w:eastAsia="Microsoft YaHei" w:cs="Microsoft YaHei" w:hint="eastAsia"/>
          <w:color w:val="666666"/>
          <w:szCs w:val="27"/>
        </w:rPr>
        <w:t>训练</w:t>
      </w:r>
      <w:r w:rsidRPr="00582CA5">
        <w:rPr>
          <w:rFonts w:eastAsia="Microsoft YaHei" w:cs="Microsoft YaHei" w:hint="eastAsia"/>
          <w:color w:val="666666"/>
          <w:szCs w:val="27"/>
        </w:rPr>
        <w:t>费用为</w:t>
      </w:r>
      <w:r w:rsidRPr="00582CA5">
        <w:rPr>
          <w:rFonts w:eastAsia="Microsoft YaHei" w:cs="Microsoft YaHei"/>
          <w:color w:val="666666"/>
          <w:szCs w:val="27"/>
        </w:rPr>
        <w:t>：</w:t>
      </w:r>
    </w:p>
    <w:p w:rsidR="00FC7B6E" w:rsidRPr="00582CA5" w:rsidRDefault="00FC7B6E" w:rsidP="00FC7B6E">
      <w:pPr>
        <w:numPr>
          <w:ilvl w:val="0"/>
          <w:numId w:val="15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b/>
          <w:bCs/>
          <w:color w:val="666666"/>
          <w:szCs w:val="27"/>
        </w:rPr>
        <w:t>四个</w:t>
      </w:r>
      <w:r w:rsidRPr="00582CA5">
        <w:rPr>
          <w:rFonts w:ascii="Arial" w:eastAsia="Times New Roman" w:hAnsi="Arial" w:cs="Arial"/>
          <w:color w:val="666666"/>
          <w:szCs w:val="27"/>
        </w:rPr>
        <w:t> Tesla K40 GPU </w:t>
      </w:r>
      <w:r w:rsidRPr="00582CA5">
        <w:rPr>
          <w:rFonts w:eastAsia="Microsoft YaHei" w:cs="Microsoft YaHei" w:hint="eastAsia"/>
          <w:color w:val="666666"/>
          <w:szCs w:val="27"/>
        </w:rPr>
        <w:t>每</w:t>
      </w:r>
      <w:r w:rsidR="002D78C3">
        <w:rPr>
          <w:rFonts w:eastAsia="Microsoft YaHei" w:cs="Microsoft YaHei" w:hint="eastAsia"/>
          <w:color w:val="666666"/>
          <w:szCs w:val="27"/>
        </w:rPr>
        <w:t>轮</w:t>
      </w:r>
      <w:r w:rsidRPr="00582CA5">
        <w:rPr>
          <w:rFonts w:ascii="Arial" w:eastAsia="Times New Roman" w:hAnsi="Arial" w:cs="Arial"/>
          <w:color w:val="666666"/>
          <w:szCs w:val="27"/>
        </w:rPr>
        <w:t>$ 12.77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lastRenderedPageBreak/>
        <w:t>因此，仅针对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训练</w:t>
      </w:r>
      <w:r w:rsidRPr="00582CA5">
        <w:rPr>
          <w:rFonts w:ascii="Arial" w:eastAsia="Times New Roman" w:hAnsi="Arial" w:cs="Arial"/>
          <w:color w:val="666666"/>
          <w:szCs w:val="27"/>
        </w:rPr>
        <w:t>ImageNet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t>100</w:t>
      </w:r>
      <w:r w:rsidR="002D78C3">
        <w:rPr>
          <w:rFonts w:asciiTheme="minorEastAsia" w:hAnsiTheme="minorEastAsia" w:cs="Arial" w:hint="eastAsia"/>
          <w:color w:val="666666"/>
          <w:szCs w:val="27"/>
        </w:rPr>
        <w:t>轮</w:t>
      </w:r>
      <w:r w:rsidRPr="00582CA5">
        <w:rPr>
          <w:rFonts w:eastAsia="Microsoft YaHei" w:cs="Microsoft YaHei" w:hint="eastAsia"/>
          <w:color w:val="666666"/>
          <w:szCs w:val="27"/>
        </w:rPr>
        <w:t>的费用约为</w:t>
      </w:r>
      <w:r w:rsidRPr="00582CA5">
        <w:rPr>
          <w:rFonts w:ascii="Arial" w:eastAsia="Times New Roman" w:hAnsi="Arial" w:cs="Arial"/>
          <w:color w:val="666666"/>
          <w:szCs w:val="27"/>
        </w:rPr>
        <w:t>1277</w:t>
      </w:r>
      <w:r w:rsidRPr="00582CA5">
        <w:rPr>
          <w:rFonts w:eastAsia="Microsoft YaHei" w:cs="Microsoft YaHei" w:hint="eastAsia"/>
          <w:color w:val="666666"/>
          <w:szCs w:val="27"/>
        </w:rPr>
        <w:t>美元。对于整个虚拟机，</w:t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每小时的</w:t>
      </w:r>
      <w:r w:rsidRPr="00582CA5">
        <w:rPr>
          <w:rFonts w:eastAsia="Microsoft YaHei" w:cs="Microsoft YaHei" w:hint="eastAsia"/>
          <w:color w:val="666666"/>
          <w:szCs w:val="27"/>
        </w:rPr>
        <w:t>成本约为</w:t>
      </w:r>
      <w:r w:rsidRPr="00582CA5">
        <w:rPr>
          <w:rFonts w:ascii="Arial" w:eastAsia="Times New Roman" w:hAnsi="Arial" w:cs="Arial"/>
          <w:b/>
          <w:bCs/>
          <w:color w:val="666666"/>
          <w:szCs w:val="27"/>
        </w:rPr>
        <w:t>21</w:t>
      </w:r>
      <w:r w:rsidRPr="00582CA5">
        <w:rPr>
          <w:rFonts w:eastAsia="Microsoft YaHei" w:cs="Microsoft YaHei" w:hint="eastAsia"/>
          <w:b/>
          <w:bCs/>
          <w:color w:val="666666"/>
          <w:szCs w:val="27"/>
        </w:rPr>
        <w:t>美元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9028C5">
      <w:pPr>
        <w:pStyle w:val="Heading2"/>
      </w:pPr>
      <w:r w:rsidRPr="00582CA5">
        <w:rPr>
          <w:rFonts w:ascii="SimSun" w:eastAsia="SimSun" w:hAnsi="SimSun" w:cs="SimSun" w:hint="eastAsia"/>
        </w:rPr>
        <w:t>与</w:t>
      </w:r>
      <w:r w:rsidRPr="00582CA5">
        <w:t>Lambda</w:t>
      </w:r>
      <w:r w:rsidRPr="00582CA5">
        <w:rPr>
          <w:rFonts w:ascii="SimSun" w:eastAsia="SimSun" w:hAnsi="SimSun" w:cs="SimSun" w:hint="eastAsia"/>
        </w:rPr>
        <w:t>的</w:t>
      </w:r>
      <w:r w:rsidRPr="00582CA5">
        <w:t>4-GPU</w:t>
      </w:r>
      <w:r w:rsidRPr="00582CA5">
        <w:rPr>
          <w:rFonts w:ascii="SimSun" w:eastAsia="SimSun" w:hAnsi="SimSun" w:cs="SimSun" w:hint="eastAsia"/>
        </w:rPr>
        <w:t>工作站进行比</w:t>
      </w:r>
      <w:r w:rsidRPr="00582CA5">
        <w:rPr>
          <w:rFonts w:ascii="SimSun" w:eastAsia="SimSun" w:hAnsi="SimSun" w:cs="SimSun"/>
        </w:rPr>
        <w:t>较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我所描述的</w:t>
      </w:r>
      <w:r w:rsidR="00C74D94" w:rsidRPr="00582CA5">
        <w:rPr>
          <w:rFonts w:eastAsia="Microsoft YaHei" w:cs="Microsoft YaHei" w:hint="eastAsia"/>
          <w:color w:val="666666"/>
          <w:szCs w:val="27"/>
        </w:rPr>
        <w:t>组装</w:t>
      </w:r>
      <w:r w:rsidRPr="00582CA5">
        <w:rPr>
          <w:rFonts w:eastAsia="Microsoft YaHei" w:cs="Microsoft YaHei" w:hint="eastAsia"/>
          <w:color w:val="666666"/>
          <w:szCs w:val="27"/>
        </w:rPr>
        <w:t>旨在优化成本</w:t>
      </w:r>
      <w:r w:rsidRPr="00582CA5">
        <w:rPr>
          <w:rFonts w:ascii="Arial" w:eastAsia="Times New Roman" w:hAnsi="Arial" w:cs="Arial"/>
          <w:color w:val="666666"/>
          <w:szCs w:val="27"/>
        </w:rPr>
        <w:t>/</w:t>
      </w:r>
      <w:r w:rsidRPr="00582CA5">
        <w:rPr>
          <w:rFonts w:eastAsia="Microsoft YaHei" w:cs="Microsoft YaHei" w:hint="eastAsia"/>
          <w:color w:val="666666"/>
          <w:szCs w:val="27"/>
        </w:rPr>
        <w:t>性能的权衡。如果您想更精确地</w:t>
      </w:r>
      <w:r w:rsidR="009028C5">
        <w:rPr>
          <w:rFonts w:eastAsia="Microsoft YaHei" w:cs="Microsoft YaHei" w:hint="eastAsia"/>
          <w:color w:val="666666"/>
          <w:szCs w:val="27"/>
        </w:rPr>
        <w:t>和</w:t>
      </w:r>
      <w:r w:rsidRPr="00582CA5">
        <w:rPr>
          <w:rFonts w:ascii="Arial" w:eastAsia="Times New Roman" w:hAnsi="Arial" w:cs="Arial"/>
          <w:color w:val="666666"/>
          <w:szCs w:val="27"/>
        </w:rPr>
        <w:t>Lambda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t>4-GPU</w:t>
      </w:r>
      <w:r w:rsidRPr="00582CA5">
        <w:rPr>
          <w:rFonts w:eastAsia="Microsoft YaHei" w:cs="Microsoft YaHei" w:hint="eastAsia"/>
          <w:color w:val="666666"/>
          <w:szCs w:val="27"/>
        </w:rPr>
        <w:t>工作站</w:t>
      </w:r>
      <w:r w:rsidR="009028C5">
        <w:rPr>
          <w:rFonts w:eastAsia="Microsoft YaHei" w:cs="Microsoft YaHei" w:hint="eastAsia"/>
          <w:color w:val="666666"/>
          <w:szCs w:val="27"/>
        </w:rPr>
        <w:t>配置对比</w:t>
      </w:r>
      <w:r w:rsidRPr="00582CA5">
        <w:rPr>
          <w:rFonts w:eastAsia="Microsoft YaHei" w:cs="Microsoft YaHei" w:hint="eastAsia"/>
          <w:color w:val="666666"/>
          <w:szCs w:val="27"/>
        </w:rPr>
        <w:t>，则</w:t>
      </w:r>
      <w:r w:rsidR="009028C5">
        <w:rPr>
          <w:rFonts w:eastAsia="Microsoft YaHei" w:cs="Microsoft YaHei" w:hint="eastAsia"/>
          <w:color w:val="666666"/>
          <w:szCs w:val="27"/>
        </w:rPr>
        <w:t>可以查看</w:t>
      </w:r>
      <w:r w:rsidRPr="00582CA5">
        <w:rPr>
          <w:rFonts w:ascii="Arial" w:eastAsia="Times New Roman" w:hAnsi="Arial" w:cs="Arial"/>
          <w:color w:val="666666"/>
          <w:szCs w:val="27"/>
        </w:rPr>
        <w:t>Lambda</w:t>
      </w:r>
      <w:r w:rsidRPr="00582CA5">
        <w:rPr>
          <w:rFonts w:eastAsia="Microsoft YaHei" w:cs="Microsoft YaHei" w:hint="eastAsia"/>
          <w:color w:val="666666"/>
          <w:szCs w:val="27"/>
        </w:rPr>
        <w:t>的首席执行官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Stephen </w:t>
      </w:r>
      <w:proofErr w:type="spellStart"/>
      <w:proofErr w:type="gramStart"/>
      <w:r w:rsidRPr="00582CA5">
        <w:rPr>
          <w:rFonts w:ascii="Arial" w:eastAsia="Times New Roman" w:hAnsi="Arial" w:cs="Arial"/>
          <w:color w:val="666666"/>
          <w:szCs w:val="27"/>
        </w:rPr>
        <w:t>Balaban</w:t>
      </w:r>
      <w:proofErr w:type="spellEnd"/>
      <w:r w:rsidR="009028C5">
        <w:rPr>
          <w:rFonts w:asciiTheme="minorEastAsia" w:hAnsiTheme="minorEastAsia" w:cs="Arial" w:hint="eastAsia"/>
          <w:color w:val="666666"/>
          <w:szCs w:val="27"/>
        </w:rPr>
        <w:t>(</w:t>
      </w:r>
      <w:proofErr w:type="gramEnd"/>
      <w:r w:rsidR="009028C5">
        <w:rPr>
          <w:rFonts w:asciiTheme="minorEastAsia" w:hAnsiTheme="minorEastAsia" w:cs="Arial" w:hint="eastAsia"/>
          <w:color w:val="666666"/>
          <w:szCs w:val="27"/>
        </w:rPr>
        <w:t>真的非常赞)</w:t>
      </w:r>
      <w:r w:rsidR="009028C5" w:rsidRPr="00582CA5">
        <w:rPr>
          <w:rFonts w:ascii="Arial" w:eastAsia="Times New Roman" w:hAnsi="Arial" w:cs="Arial"/>
          <w:color w:val="666666"/>
          <w:szCs w:val="27"/>
        </w:rPr>
        <w:t xml:space="preserve"> </w:t>
      </w:r>
      <w:hyperlink r:id="rId42" w:history="1"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在</w:t>
        </w:r>
        <w:proofErr w:type="spellStart"/>
        <w:r w:rsidRPr="00582CA5">
          <w:rPr>
            <w:rFonts w:ascii="Arial" w:eastAsia="Times New Roman" w:hAnsi="Arial" w:cs="Arial"/>
            <w:color w:val="D4A259"/>
            <w:szCs w:val="27"/>
            <w:u w:val="single"/>
          </w:rPr>
          <w:t>Reddit</w:t>
        </w:r>
        <w:proofErr w:type="spellEnd"/>
        <w:r w:rsidRPr="00582CA5">
          <w:rPr>
            <w:rFonts w:eastAsia="Microsoft YaHei" w:cs="Microsoft YaHei" w:hint="eastAsia"/>
            <w:color w:val="D4A259"/>
            <w:szCs w:val="27"/>
            <w:u w:val="single"/>
          </w:rPr>
          <w:t>上</w:t>
        </w:r>
      </w:hyperlink>
      <w:r w:rsidRPr="00582CA5">
        <w:rPr>
          <w:rFonts w:eastAsia="Microsoft YaHei" w:cs="Microsoft YaHei" w:hint="eastAsia"/>
          <w:color w:val="666666"/>
          <w:szCs w:val="27"/>
        </w:rPr>
        <w:t>分享</w:t>
      </w:r>
      <w:r w:rsidR="00843F11">
        <w:rPr>
          <w:rFonts w:eastAsia="Microsoft YaHei" w:cs="Microsoft YaHei" w:hint="eastAsia"/>
          <w:color w:val="666666"/>
          <w:szCs w:val="27"/>
        </w:rPr>
        <w:t>的改动建议</w:t>
      </w:r>
      <w:r w:rsidRPr="00582CA5">
        <w:rPr>
          <w:rFonts w:eastAsia="Microsoft YaHei" w:cs="Microsoft YaHei"/>
          <w:color w:val="666666"/>
          <w:szCs w:val="27"/>
        </w:rPr>
        <w:t>：</w:t>
      </w:r>
    </w:p>
    <w:p w:rsidR="00FC7B6E" w:rsidRPr="00582CA5" w:rsidRDefault="00FC7B6E" w:rsidP="00FC7B6E">
      <w:pPr>
        <w:numPr>
          <w:ilvl w:val="0"/>
          <w:numId w:val="16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新增一个</w:t>
      </w:r>
      <w:r w:rsidRPr="00582CA5">
        <w:rPr>
          <w:rFonts w:ascii="Arial" w:eastAsia="Times New Roman" w:hAnsi="Arial" w:cs="Arial"/>
          <w:color w:val="666666"/>
          <w:szCs w:val="27"/>
        </w:rPr>
        <w:t> </w:t>
      </w:r>
      <w:del w:id="2" w:author="Unknown">
        <w:r w:rsidRPr="00582CA5">
          <w:rPr>
            <w:rFonts w:ascii="Arial" w:eastAsia="Times New Roman" w:hAnsi="Arial" w:cs="Arial"/>
            <w:color w:val="666666"/>
            <w:szCs w:val="27"/>
          </w:rPr>
          <w:delText>$ 1,349</w:delText>
        </w:r>
      </w:del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="009028C5" w:rsidRPr="009028C5">
        <w:rPr>
          <w:rFonts w:ascii="Arial" w:eastAsia="Times New Roman" w:hAnsi="Arial" w:cs="Arial"/>
          <w:strike/>
          <w:color w:val="666666"/>
          <w:szCs w:val="27"/>
        </w:rPr>
        <w:t>1</w:t>
      </w:r>
      <w:r w:rsidR="009028C5" w:rsidRPr="009028C5">
        <w:rPr>
          <w:rFonts w:asciiTheme="minorEastAsia" w:hAnsiTheme="minorEastAsia" w:cs="Arial" w:hint="eastAsia"/>
          <w:strike/>
          <w:color w:val="666666"/>
          <w:szCs w:val="27"/>
        </w:rPr>
        <w:t>,</w:t>
      </w:r>
      <w:r w:rsidR="009028C5" w:rsidRPr="009028C5">
        <w:rPr>
          <w:rFonts w:ascii="Arial" w:eastAsia="Times New Roman" w:hAnsi="Arial" w:cs="Arial"/>
          <w:strike/>
          <w:color w:val="666666"/>
          <w:szCs w:val="27"/>
        </w:rPr>
        <w:t>349</w:t>
      </w:r>
      <w:r w:rsidRPr="00582CA5">
        <w:rPr>
          <w:rFonts w:ascii="Arial" w:eastAsia="Times New Roman" w:hAnsi="Arial" w:cs="Arial"/>
          <w:color w:val="666666"/>
          <w:szCs w:val="27"/>
        </w:rPr>
        <w:t>1,199</w:t>
      </w:r>
      <w:r w:rsidRPr="00582CA5">
        <w:rPr>
          <w:rFonts w:eastAsia="Microsoft YaHei" w:cs="Microsoft YaHei" w:hint="eastAsia"/>
          <w:color w:val="666666"/>
          <w:szCs w:val="27"/>
        </w:rPr>
        <w:t>美元的鼓风机式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</w:p>
    <w:p w:rsidR="00FC7B6E" w:rsidRPr="00582CA5" w:rsidRDefault="00FC7B6E" w:rsidP="00FC7B6E">
      <w:pPr>
        <w:numPr>
          <w:ilvl w:val="0"/>
          <w:numId w:val="16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加</w:t>
      </w:r>
      <w:r w:rsidRPr="00582CA5">
        <w:rPr>
          <w:rFonts w:ascii="Arial" w:eastAsia="Times New Roman" w:hAnsi="Arial" w:cs="Arial"/>
          <w:color w:val="666666"/>
          <w:szCs w:val="27"/>
        </w:rPr>
        <w:t>$ 159</w:t>
      </w:r>
      <w:r w:rsidRPr="00582CA5">
        <w:rPr>
          <w:rFonts w:eastAsia="Microsoft YaHei" w:cs="Microsoft YaHei" w:hint="eastAsia"/>
          <w:color w:val="666666"/>
          <w:szCs w:val="27"/>
        </w:rPr>
        <w:t>将</w:t>
      </w:r>
      <w:r w:rsidRPr="00582CA5">
        <w:rPr>
          <w:rFonts w:ascii="Arial" w:eastAsia="Times New Roman" w:hAnsi="Arial" w:cs="Arial"/>
          <w:color w:val="666666"/>
          <w:szCs w:val="27"/>
        </w:rPr>
        <w:t>3</w:t>
      </w:r>
      <w:r w:rsidRPr="00582CA5">
        <w:rPr>
          <w:rFonts w:eastAsia="Microsoft YaHei" w:cs="Microsoft YaHei" w:hint="eastAsia"/>
          <w:color w:val="666666"/>
          <w:szCs w:val="27"/>
        </w:rPr>
        <w:t>个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升级为鼓风机：</w:t>
      </w:r>
      <w:r w:rsidRPr="00582CA5">
        <w:rPr>
          <w:rFonts w:ascii="Arial" w:eastAsia="Times New Roman" w:hAnsi="Arial" w:cs="Arial"/>
          <w:color w:val="666666"/>
          <w:szCs w:val="27"/>
        </w:rPr>
        <w:t>$ 47</w:t>
      </w:r>
      <w:r w:rsidR="009028C5">
        <w:rPr>
          <w:rFonts w:ascii="Arial" w:eastAsia="Times New Roman" w:hAnsi="Arial" w:cs="Arial"/>
          <w:color w:val="666666"/>
          <w:szCs w:val="27"/>
        </w:rPr>
        <w:t>7</w:t>
      </w:r>
      <w:del w:id="3" w:author="Unknown">
        <w:r w:rsidRPr="00582CA5">
          <w:rPr>
            <w:rFonts w:ascii="Arial" w:eastAsia="Times New Roman" w:hAnsi="Arial" w:cs="Arial"/>
            <w:color w:val="666666"/>
            <w:szCs w:val="27"/>
          </w:rPr>
          <w:delText>7</w:delText>
        </w:r>
      </w:del>
      <w:r w:rsidRPr="00582CA5">
        <w:rPr>
          <w:rFonts w:ascii="Arial" w:eastAsia="Times New Roman" w:hAnsi="Arial" w:cs="Arial"/>
          <w:color w:val="666666"/>
          <w:szCs w:val="27"/>
        </w:rPr>
        <w:t> </w:t>
      </w:r>
      <w:r w:rsidRPr="00582CA5">
        <w:rPr>
          <w:rFonts w:eastAsia="Microsoft YaHei" w:cs="Microsoft YaHei" w:hint="eastAsia"/>
          <w:color w:val="666666"/>
          <w:szCs w:val="27"/>
        </w:rPr>
        <w:t>（与</w:t>
      </w:r>
      <w:r w:rsidRPr="00582CA5">
        <w:rPr>
          <w:rFonts w:ascii="Arial" w:eastAsia="Times New Roman" w:hAnsi="Arial" w:cs="Arial"/>
          <w:color w:val="666666"/>
          <w:szCs w:val="27"/>
        </w:rPr>
        <w:t>Newegg / Amazon</w:t>
      </w:r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t>3/13/19</w:t>
      </w:r>
      <w:r w:rsidRPr="00582CA5">
        <w:rPr>
          <w:rFonts w:eastAsia="Microsoft YaHei" w:cs="Microsoft YaHei" w:hint="eastAsia"/>
          <w:color w:val="666666"/>
          <w:szCs w:val="27"/>
        </w:rPr>
        <w:t>相同的价格</w:t>
      </w:r>
      <w:r w:rsidRPr="00582CA5">
        <w:rPr>
          <w:rFonts w:eastAsia="Microsoft YaHei" w:cs="Microsoft YaHei"/>
          <w:color w:val="666666"/>
          <w:szCs w:val="27"/>
        </w:rPr>
        <w:t>）</w:t>
      </w:r>
    </w:p>
    <w:p w:rsidR="00FC7B6E" w:rsidRPr="00582CA5" w:rsidRDefault="00FC7B6E" w:rsidP="00FC7B6E">
      <w:pPr>
        <w:numPr>
          <w:ilvl w:val="0"/>
          <w:numId w:val="16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添加热插拔驱动器托架：</w:t>
      </w:r>
      <w:r w:rsidRPr="00582CA5">
        <w:rPr>
          <w:rFonts w:ascii="Arial" w:eastAsia="Times New Roman" w:hAnsi="Arial" w:cs="Arial"/>
          <w:color w:val="666666"/>
          <w:szCs w:val="27"/>
        </w:rPr>
        <w:t>+ $ 50</w:t>
      </w:r>
    </w:p>
    <w:p w:rsidR="00FC7B6E" w:rsidRPr="00582CA5" w:rsidRDefault="00FC7B6E" w:rsidP="00FC7B6E">
      <w:pPr>
        <w:numPr>
          <w:ilvl w:val="0"/>
          <w:numId w:val="16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使用</w:t>
      </w:r>
      <w:r w:rsidRPr="00582CA5">
        <w:rPr>
          <w:rFonts w:ascii="Arial" w:eastAsia="Times New Roman" w:hAnsi="Arial" w:cs="Arial"/>
          <w:color w:val="666666"/>
          <w:szCs w:val="27"/>
        </w:rPr>
        <w:t xml:space="preserve">1600W 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Rosewill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t xml:space="preserve"> Hercules PSU</w:t>
      </w:r>
      <w:r w:rsidRPr="00582CA5">
        <w:rPr>
          <w:rFonts w:eastAsia="Microsoft YaHei" w:cs="Microsoft YaHei" w:hint="eastAsia"/>
          <w:color w:val="666666"/>
          <w:szCs w:val="27"/>
        </w:rPr>
        <w:t>：</w:t>
      </w:r>
      <w:r w:rsidRPr="00582CA5">
        <w:rPr>
          <w:rFonts w:ascii="Arial" w:eastAsia="Times New Roman" w:hAnsi="Arial" w:cs="Arial"/>
          <w:color w:val="666666"/>
          <w:szCs w:val="27"/>
        </w:rPr>
        <w:t>-31</w:t>
      </w:r>
      <w:r w:rsidRPr="00582CA5">
        <w:rPr>
          <w:rFonts w:eastAsia="Microsoft YaHei" w:cs="Microsoft YaHei" w:hint="eastAsia"/>
          <w:color w:val="666666"/>
          <w:szCs w:val="27"/>
        </w:rPr>
        <w:t>美</w:t>
      </w:r>
      <w:r w:rsidRPr="00582CA5">
        <w:rPr>
          <w:rFonts w:eastAsia="Microsoft YaHei" w:cs="Microsoft YaHei"/>
          <w:color w:val="666666"/>
          <w:szCs w:val="27"/>
        </w:rPr>
        <w:t>元</w:t>
      </w:r>
    </w:p>
    <w:p w:rsidR="00FC7B6E" w:rsidRPr="00582CA5" w:rsidRDefault="00FC7B6E" w:rsidP="00FC7B6E">
      <w:pPr>
        <w:numPr>
          <w:ilvl w:val="0"/>
          <w:numId w:val="16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将</w:t>
      </w:r>
      <w:r w:rsidRPr="00582CA5">
        <w:rPr>
          <w:rFonts w:ascii="Arial" w:eastAsia="Times New Roman" w:hAnsi="Arial" w:cs="Arial"/>
          <w:color w:val="666666"/>
          <w:szCs w:val="27"/>
        </w:rPr>
        <w:t>CPU</w:t>
      </w:r>
      <w:r w:rsidRPr="00582CA5">
        <w:rPr>
          <w:rFonts w:eastAsia="Microsoft YaHei" w:cs="Microsoft YaHei" w:hint="eastAsia"/>
          <w:color w:val="666666"/>
          <w:szCs w:val="27"/>
        </w:rPr>
        <w:t>从</w:t>
      </w:r>
      <w:r w:rsidRPr="00582CA5">
        <w:rPr>
          <w:rFonts w:ascii="Arial" w:eastAsia="Times New Roman" w:hAnsi="Arial" w:cs="Arial"/>
          <w:color w:val="666666"/>
          <w:szCs w:val="27"/>
        </w:rPr>
        <w:t>10</w:t>
      </w:r>
      <w:r w:rsidRPr="00582CA5">
        <w:rPr>
          <w:rFonts w:eastAsia="Microsoft YaHei" w:cs="Microsoft YaHei" w:hint="eastAsia"/>
          <w:color w:val="666666"/>
          <w:szCs w:val="27"/>
        </w:rPr>
        <w:t>核升级到</w:t>
      </w:r>
      <w:r w:rsidRPr="00582CA5">
        <w:rPr>
          <w:rFonts w:ascii="Arial" w:eastAsia="Times New Roman" w:hAnsi="Arial" w:cs="Arial"/>
          <w:color w:val="666666"/>
          <w:szCs w:val="27"/>
        </w:rPr>
        <w:t>12</w:t>
      </w:r>
      <w:r w:rsidRPr="00582CA5">
        <w:rPr>
          <w:rFonts w:eastAsia="Microsoft YaHei" w:cs="Microsoft YaHei" w:hint="eastAsia"/>
          <w:color w:val="666666"/>
          <w:szCs w:val="27"/>
        </w:rPr>
        <w:t>核：</w:t>
      </w:r>
      <w:r w:rsidRPr="00582CA5">
        <w:rPr>
          <w:rFonts w:ascii="Arial" w:eastAsia="Times New Roman" w:hAnsi="Arial" w:cs="Arial"/>
          <w:color w:val="666666"/>
          <w:szCs w:val="27"/>
        </w:rPr>
        <w:t>189</w:t>
      </w:r>
      <w:r w:rsidRPr="00582CA5">
        <w:rPr>
          <w:rFonts w:eastAsia="Microsoft YaHei" w:cs="Microsoft YaHei" w:hint="eastAsia"/>
          <w:color w:val="666666"/>
          <w:szCs w:val="27"/>
        </w:rPr>
        <w:t>美</w:t>
      </w:r>
      <w:r w:rsidRPr="00582CA5">
        <w:rPr>
          <w:rFonts w:eastAsia="Microsoft YaHei" w:cs="Microsoft YaHei"/>
          <w:color w:val="666666"/>
          <w:szCs w:val="27"/>
        </w:rPr>
        <w:t>元</w:t>
      </w:r>
    </w:p>
    <w:p w:rsidR="00FC7B6E" w:rsidRPr="00582CA5" w:rsidRDefault="00FC7B6E" w:rsidP="00FC7B6E">
      <w:pPr>
        <w:numPr>
          <w:ilvl w:val="0"/>
          <w:numId w:val="16"/>
        </w:numPr>
        <w:shd w:val="clear" w:color="auto" w:fill="FFFFFF"/>
        <w:spacing w:before="100" w:beforeAutospacing="1" w:line="240" w:lineRule="auto"/>
        <w:ind w:left="0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ascii="Arial" w:eastAsia="Times New Roman" w:hAnsi="Arial" w:cs="Arial"/>
          <w:color w:val="666666"/>
          <w:szCs w:val="27"/>
        </w:rPr>
        <w:t>$ 6,200</w:t>
      </w:r>
      <w:r w:rsidRPr="00582CA5">
        <w:rPr>
          <w:rFonts w:eastAsia="Microsoft YaHei" w:cs="Microsoft YaHei" w:hint="eastAsia"/>
          <w:color w:val="666666"/>
          <w:szCs w:val="27"/>
        </w:rPr>
        <w:t>基础</w:t>
      </w:r>
      <w:r w:rsidR="00843F11">
        <w:rPr>
          <w:rFonts w:eastAsia="Microsoft YaHei" w:cs="Microsoft YaHei" w:hint="eastAsia"/>
          <w:color w:val="666666"/>
          <w:szCs w:val="27"/>
        </w:rPr>
        <w:t>价</w:t>
      </w:r>
      <w:r w:rsidRPr="00582CA5">
        <w:rPr>
          <w:rFonts w:ascii="Arial" w:eastAsia="Times New Roman" w:hAnsi="Arial" w:cs="Arial"/>
          <w:color w:val="666666"/>
          <w:szCs w:val="27"/>
        </w:rPr>
        <w:t>+ $ 1407</w:t>
      </w:r>
      <w:r w:rsidRPr="00582CA5">
        <w:rPr>
          <w:rFonts w:eastAsia="Microsoft YaHei" w:cs="Microsoft YaHei" w:hint="eastAsia"/>
          <w:color w:val="666666"/>
          <w:szCs w:val="27"/>
        </w:rPr>
        <w:t>调</w:t>
      </w:r>
      <w:r w:rsidRPr="00582CA5">
        <w:rPr>
          <w:rFonts w:eastAsia="Microsoft YaHei" w:cs="Microsoft YaHei"/>
          <w:color w:val="666666"/>
          <w:szCs w:val="27"/>
        </w:rPr>
        <w:t>整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经过这些调整，</w:t>
      </w:r>
      <w:r w:rsidRPr="00582CA5">
        <w:rPr>
          <w:rFonts w:ascii="Arial" w:eastAsia="Times New Roman" w:hAnsi="Arial" w:cs="Arial"/>
          <w:color w:val="666666"/>
          <w:szCs w:val="27"/>
        </w:rPr>
        <w:t>Lambda</w:t>
      </w:r>
      <w:r w:rsidRPr="00582CA5">
        <w:rPr>
          <w:rFonts w:eastAsia="Microsoft YaHei" w:cs="Microsoft YaHei" w:hint="eastAsia"/>
          <w:color w:val="666666"/>
          <w:szCs w:val="27"/>
        </w:rPr>
        <w:t>工作站的总成本约为</w:t>
      </w:r>
      <w:r w:rsidRPr="00582CA5">
        <w:rPr>
          <w:rFonts w:ascii="Arial" w:eastAsia="Times New Roman" w:hAnsi="Arial" w:cs="Arial"/>
          <w:color w:val="666666"/>
          <w:szCs w:val="27"/>
        </w:rPr>
        <w:t>7607</w:t>
      </w:r>
      <w:r w:rsidRPr="00582CA5">
        <w:rPr>
          <w:rFonts w:eastAsia="Microsoft YaHei" w:cs="Microsoft YaHei" w:hint="eastAsia"/>
          <w:color w:val="666666"/>
          <w:szCs w:val="27"/>
        </w:rPr>
        <w:t>美元：比</w:t>
      </w:r>
      <w:r w:rsidRPr="00582CA5">
        <w:rPr>
          <w:rFonts w:ascii="Arial" w:eastAsia="Times New Roman" w:hAnsi="Arial" w:cs="Arial"/>
          <w:color w:val="666666"/>
          <w:szCs w:val="27"/>
        </w:rPr>
        <w:t>4-GPU Lambda</w:t>
      </w:r>
      <w:r w:rsidRPr="00582CA5">
        <w:rPr>
          <w:rFonts w:eastAsia="Microsoft YaHei" w:cs="Microsoft YaHei" w:hint="eastAsia"/>
          <w:color w:val="666666"/>
          <w:szCs w:val="27"/>
        </w:rPr>
        <w:t>装置低约</w:t>
      </w:r>
      <w:r w:rsidRPr="00582CA5">
        <w:rPr>
          <w:rFonts w:ascii="Arial" w:eastAsia="Times New Roman" w:hAnsi="Arial" w:cs="Arial"/>
          <w:color w:val="666666"/>
          <w:szCs w:val="27"/>
        </w:rPr>
        <w:t>4500</w:t>
      </w:r>
      <w:r w:rsidRPr="00582CA5">
        <w:rPr>
          <w:rFonts w:eastAsia="Microsoft YaHei" w:cs="Microsoft YaHei" w:hint="eastAsia"/>
          <w:color w:val="666666"/>
          <w:szCs w:val="27"/>
        </w:rPr>
        <w:t>美元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843F11">
      <w:pPr>
        <w:pStyle w:val="Heading1"/>
        <w:rPr>
          <w:rFonts w:ascii="Times New Roman" w:eastAsia="Times New Roman"/>
        </w:rPr>
      </w:pPr>
      <w:r w:rsidRPr="00582CA5">
        <w:t>杂</w:t>
      </w:r>
      <w:r w:rsidR="00843F11">
        <w:rPr>
          <w:rFonts w:hint="eastAsia"/>
        </w:rPr>
        <w:t>项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我使用的操作系统是</w:t>
      </w:r>
      <w:r w:rsidRPr="00582CA5">
        <w:rPr>
          <w:rFonts w:ascii="Arial" w:eastAsia="Times New Roman" w:hAnsi="Arial" w:cs="Arial"/>
          <w:color w:val="666666"/>
          <w:szCs w:val="27"/>
        </w:rPr>
        <w:t>Ubuntu Server 18.04 LTS</w:t>
      </w:r>
      <w:r w:rsidRPr="00582CA5">
        <w:rPr>
          <w:rFonts w:eastAsia="Microsoft YaHei" w:cs="Microsoft YaHei" w:hint="eastAsia"/>
          <w:color w:val="666666"/>
          <w:szCs w:val="27"/>
        </w:rPr>
        <w:t>。我正在使用带有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TensorFlow</w:t>
      </w:r>
      <w:proofErr w:type="spellEnd"/>
      <w:r w:rsidRPr="00582CA5">
        <w:rPr>
          <w:rFonts w:eastAsia="Microsoft YaHei" w:cs="Microsoft YaHei" w:hint="eastAsia"/>
          <w:color w:val="666666"/>
          <w:szCs w:val="27"/>
        </w:rPr>
        <w:t>（从源代码安装）和</w:t>
      </w:r>
      <w:proofErr w:type="spellStart"/>
      <w:r w:rsidRPr="00582CA5">
        <w:rPr>
          <w:rFonts w:ascii="Arial" w:eastAsia="Times New Roman" w:hAnsi="Arial" w:cs="Arial"/>
          <w:color w:val="666666"/>
          <w:szCs w:val="27"/>
        </w:rPr>
        <w:t>PyTorch</w:t>
      </w:r>
      <w:proofErr w:type="spellEnd"/>
      <w:r w:rsidRPr="00582CA5">
        <w:rPr>
          <w:rFonts w:eastAsia="Microsoft YaHei" w:cs="Microsoft YaHei" w:hint="eastAsia"/>
          <w:color w:val="666666"/>
          <w:szCs w:val="27"/>
        </w:rPr>
        <w:t>的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"https://developer.nvidia.com/cuda-downloads?target_os=Linux"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Cuda</w:t>
      </w:r>
      <w:proofErr w:type="spellEnd"/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 10.1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。当我以最大</w:t>
      </w:r>
      <w:r w:rsidR="00843F11">
        <w:rPr>
          <w:rFonts w:eastAsia="Microsoft YaHei" w:cs="Microsoft YaHei" w:hint="eastAsia"/>
          <w:color w:val="666666"/>
          <w:szCs w:val="27"/>
        </w:rPr>
        <w:t>负载长时间</w:t>
      </w:r>
      <w:r w:rsidRPr="00582CA5">
        <w:rPr>
          <w:rFonts w:eastAsia="Microsoft YaHei" w:cs="Microsoft YaHei" w:hint="eastAsia"/>
          <w:color w:val="666666"/>
          <w:szCs w:val="27"/>
        </w:rPr>
        <w:t>使用所有三个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时，由于最顶层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="00B068DC">
        <w:rPr>
          <w:rFonts w:eastAsia="Microsoft YaHei" w:cs="Microsoft YaHei" w:hint="eastAsia"/>
          <w:color w:val="666666"/>
          <w:szCs w:val="27"/>
        </w:rPr>
        <w:t>发生</w:t>
      </w:r>
      <w:r w:rsidRPr="00582CA5">
        <w:rPr>
          <w:rFonts w:eastAsia="Microsoft YaHei" w:cs="Microsoft YaHei" w:hint="eastAsia"/>
          <w:color w:val="666666"/>
          <w:szCs w:val="27"/>
        </w:rPr>
        <w:t>热节流</w:t>
      </w:r>
      <w:r w:rsidR="00B068DC">
        <w:rPr>
          <w:rFonts w:eastAsia="Microsoft YaHei" w:cs="Microsoft YaHei" w:hint="eastAsia"/>
          <w:color w:val="666666"/>
          <w:szCs w:val="27"/>
        </w:rPr>
        <w:t>(热保护)</w:t>
      </w:r>
      <w:r w:rsidRPr="00582CA5">
        <w:rPr>
          <w:rFonts w:eastAsia="Microsoft YaHei" w:cs="Microsoft YaHei" w:hint="eastAsia"/>
          <w:color w:val="666666"/>
          <w:szCs w:val="27"/>
        </w:rPr>
        <w:t>，我注意到性能下降了</w:t>
      </w:r>
      <w:r w:rsidRPr="00582CA5">
        <w:rPr>
          <w:rFonts w:ascii="Arial" w:eastAsia="Times New Roman" w:hAnsi="Arial" w:cs="Arial"/>
          <w:color w:val="666666"/>
          <w:szCs w:val="27"/>
        </w:rPr>
        <w:t>5</w:t>
      </w:r>
      <w:r w:rsidRPr="00582CA5">
        <w:rPr>
          <w:rFonts w:eastAsia="Microsoft YaHei" w:cs="Microsoft YaHei" w:hint="eastAsia"/>
          <w:color w:val="666666"/>
          <w:szCs w:val="27"/>
        </w:rPr>
        <w:t>％</w:t>
      </w:r>
      <w:r w:rsidRPr="00582CA5">
        <w:rPr>
          <w:rFonts w:ascii="Arial" w:eastAsia="Times New Roman" w:hAnsi="Arial" w:cs="Arial"/>
          <w:color w:val="666666"/>
          <w:szCs w:val="27"/>
        </w:rPr>
        <w:t>-20</w:t>
      </w:r>
      <w:r w:rsidRPr="00582CA5">
        <w:rPr>
          <w:rFonts w:eastAsia="Microsoft YaHei" w:cs="Microsoft YaHei" w:hint="eastAsia"/>
          <w:color w:val="666666"/>
          <w:szCs w:val="27"/>
        </w:rPr>
        <w:t>％。这可能是由于双风扇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="00B068DC">
        <w:rPr>
          <w:rFonts w:asciiTheme="minorEastAsia" w:hAnsiTheme="minorEastAsia" w:cs="Arial" w:hint="eastAsia"/>
          <w:color w:val="666666"/>
          <w:szCs w:val="27"/>
        </w:rPr>
        <w:t>制冷性能有问题</w:t>
      </w:r>
      <w:r w:rsidRPr="00582CA5">
        <w:rPr>
          <w:rFonts w:eastAsia="Microsoft YaHei" w:cs="Microsoft YaHei" w:hint="eastAsia"/>
          <w:color w:val="666666"/>
          <w:szCs w:val="27"/>
        </w:rPr>
        <w:t>。我建议使用鼓风机式</w:t>
      </w:r>
      <w:r w:rsidRPr="00582CA5">
        <w:rPr>
          <w:rFonts w:ascii="Arial" w:eastAsia="Times New Roman" w:hAnsi="Arial" w:cs="Arial"/>
          <w:color w:val="666666"/>
          <w:szCs w:val="27"/>
        </w:rPr>
        <w:t>GPU</w:t>
      </w:r>
      <w:r w:rsidRPr="00582CA5">
        <w:rPr>
          <w:rFonts w:eastAsia="Microsoft YaHei" w:cs="Microsoft YaHei" w:hint="eastAsia"/>
          <w:color w:val="666666"/>
          <w:szCs w:val="27"/>
        </w:rPr>
        <w:t>，以避免热</w:t>
      </w:r>
      <w:r w:rsidR="00843F11">
        <w:rPr>
          <w:rFonts w:eastAsia="Microsoft YaHei" w:cs="Microsoft YaHei" w:hint="eastAsia"/>
          <w:color w:val="666666"/>
          <w:szCs w:val="27"/>
        </w:rPr>
        <w:t>节流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49584F">
      <w:pPr>
        <w:pStyle w:val="Heading1"/>
        <w:rPr>
          <w:rFonts w:ascii="Times New Roman" w:eastAsia="Times New Roman"/>
        </w:rPr>
      </w:pPr>
      <w:r w:rsidRPr="00582CA5">
        <w:rPr>
          <w:rFonts w:hint="eastAsia"/>
        </w:rPr>
        <w:t>致谢和免</w:t>
      </w:r>
      <w:bookmarkStart w:id="4" w:name="_GoBack"/>
      <w:bookmarkEnd w:id="4"/>
      <w:r w:rsidRPr="00582CA5">
        <w:rPr>
          <w:rFonts w:hint="eastAsia"/>
        </w:rPr>
        <w:t>责声</w:t>
      </w:r>
      <w:r w:rsidRPr="00582CA5">
        <w:t>明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非常感谢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"https://www.anishathalye.com/"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Anish </w:t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Athayle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，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"https://www.fordbetterworld.org/programs/30-under-30/fellows/xander-breg"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Xander</w:t>
      </w:r>
      <w:proofErr w:type="spellEnd"/>
      <w:r w:rsidRPr="00582CA5">
        <w:rPr>
          <w:rFonts w:ascii="Arial" w:eastAsia="Times New Roman" w:hAnsi="Arial" w:cs="Arial"/>
          <w:color w:val="D4A259"/>
          <w:szCs w:val="27"/>
          <w:u w:val="single"/>
        </w:rPr>
        <w:t xml:space="preserve"> </w:t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Breg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，对</w:t>
      </w:r>
      <w:r w:rsidRPr="00582CA5">
        <w:rPr>
          <w:rFonts w:ascii="Arial" w:eastAsia="Times New Roman" w:hAnsi="Arial" w:cs="Arial"/>
          <w:color w:val="666666"/>
          <w:szCs w:val="27"/>
        </w:rPr>
        <w:fldChar w:fldCharType="begin"/>
      </w:r>
      <w:r w:rsidRPr="00582CA5">
        <w:rPr>
          <w:rFonts w:ascii="Arial" w:eastAsia="Times New Roman" w:hAnsi="Arial" w:cs="Arial"/>
          <w:color w:val="666666"/>
          <w:szCs w:val="27"/>
        </w:rPr>
        <w:instrText xml:space="preserve"> HYPERLINK "https://www.reddit.com/r/MachineLearning/comments/ayd01o/p_i_built_lambdas_12500_deep_learning_rig_for_6200/" </w:instrText>
      </w:r>
      <w:r w:rsidRPr="00582CA5">
        <w:rPr>
          <w:rFonts w:ascii="Arial" w:eastAsia="Times New Roman" w:hAnsi="Arial" w:cs="Arial"/>
          <w:color w:val="666666"/>
          <w:szCs w:val="27"/>
        </w:rPr>
        <w:fldChar w:fldCharType="separate"/>
      </w:r>
      <w:proofErr w:type="spellStart"/>
      <w:r w:rsidRPr="00582CA5">
        <w:rPr>
          <w:rFonts w:ascii="Arial" w:eastAsia="Times New Roman" w:hAnsi="Arial" w:cs="Arial"/>
          <w:color w:val="D4A259"/>
          <w:szCs w:val="27"/>
          <w:u w:val="single"/>
        </w:rPr>
        <w:t>Reddit</w:t>
      </w:r>
      <w:proofErr w:type="spellEnd"/>
      <w:r w:rsidRPr="00582CA5">
        <w:rPr>
          <w:rFonts w:ascii="Arial" w:eastAsia="Times New Roman" w:hAnsi="Arial" w:cs="Arial"/>
          <w:color w:val="666666"/>
          <w:szCs w:val="27"/>
        </w:rPr>
        <w:fldChar w:fldCharType="end"/>
      </w:r>
      <w:r w:rsidRPr="00582CA5">
        <w:rPr>
          <w:rFonts w:eastAsia="Microsoft YaHei" w:cs="Microsoft YaHei" w:hint="eastAsia"/>
          <w:color w:val="666666"/>
          <w:szCs w:val="27"/>
        </w:rPr>
        <w:t>的评论以及</w:t>
      </w:r>
      <w:r w:rsidRPr="00582CA5">
        <w:rPr>
          <w:rFonts w:ascii="Arial" w:eastAsia="Times New Roman" w:hAnsi="Arial" w:cs="Arial"/>
          <w:color w:val="666666"/>
          <w:szCs w:val="27"/>
        </w:rPr>
        <w:t>Newegg</w:t>
      </w:r>
      <w:r w:rsidRPr="00582CA5">
        <w:rPr>
          <w:rFonts w:eastAsia="Microsoft YaHei" w:cs="Microsoft YaHei" w:hint="eastAsia"/>
          <w:color w:val="666666"/>
          <w:szCs w:val="27"/>
        </w:rPr>
        <w:t>客户服务（例如</w:t>
      </w:r>
      <w:r w:rsidRPr="00582CA5">
        <w:rPr>
          <w:rFonts w:ascii="Arial" w:eastAsia="Times New Roman" w:hAnsi="Arial" w:cs="Arial"/>
          <w:color w:val="666666"/>
          <w:szCs w:val="27"/>
        </w:rPr>
        <w:t>Derek Liu</w:t>
      </w:r>
      <w:r w:rsidRPr="00582CA5">
        <w:rPr>
          <w:rFonts w:eastAsia="Microsoft YaHei" w:cs="Microsoft YaHei" w:hint="eastAsia"/>
          <w:color w:val="666666"/>
          <w:szCs w:val="27"/>
        </w:rPr>
        <w:t>）的指导</w:t>
      </w:r>
      <w:r w:rsidRPr="00582CA5">
        <w:rPr>
          <w:rFonts w:eastAsia="Microsoft YaHei" w:cs="Microsoft YaHei"/>
          <w:color w:val="666666"/>
          <w:szCs w:val="27"/>
        </w:rPr>
        <w:t>。</w:t>
      </w:r>
    </w:p>
    <w:p w:rsidR="00FC7B6E" w:rsidRPr="00582CA5" w:rsidRDefault="00FC7B6E" w:rsidP="00FC7B6E">
      <w:pPr>
        <w:shd w:val="clear" w:color="auto" w:fill="FFFFFF"/>
        <w:spacing w:after="400" w:afterAutospacing="0" w:line="240" w:lineRule="auto"/>
        <w:rPr>
          <w:rFonts w:ascii="Arial" w:eastAsia="Times New Roman" w:hAnsi="Arial" w:cs="Arial"/>
          <w:color w:val="666666"/>
          <w:szCs w:val="27"/>
        </w:rPr>
      </w:pPr>
      <w:r w:rsidRPr="00582CA5">
        <w:rPr>
          <w:rFonts w:eastAsia="Microsoft YaHei" w:cs="Microsoft YaHei" w:hint="eastAsia"/>
          <w:color w:val="666666"/>
          <w:szCs w:val="27"/>
        </w:rPr>
        <w:t>免责声明：您发现错误了吗？我可能</w:t>
      </w:r>
      <w:r w:rsidR="00843F11">
        <w:rPr>
          <w:rFonts w:eastAsia="Microsoft YaHei" w:cs="Microsoft YaHei" w:hint="eastAsia"/>
          <w:color w:val="666666"/>
          <w:szCs w:val="27"/>
        </w:rPr>
        <w:t>搞错了很多地方</w:t>
      </w:r>
      <w:r w:rsidRPr="00582CA5">
        <w:rPr>
          <w:rFonts w:eastAsia="Microsoft YaHei" w:cs="Microsoft YaHei" w:hint="eastAsia"/>
          <w:color w:val="666666"/>
          <w:szCs w:val="27"/>
        </w:rPr>
        <w:t>。请在下面评论，以</w:t>
      </w:r>
      <w:r w:rsidR="00843F11">
        <w:rPr>
          <w:rFonts w:eastAsia="Microsoft YaHei" w:cs="Microsoft YaHei" w:hint="eastAsia"/>
          <w:color w:val="666666"/>
          <w:szCs w:val="27"/>
        </w:rPr>
        <w:t>便我们可以改进</w:t>
      </w:r>
      <w:r w:rsidRPr="00582CA5">
        <w:rPr>
          <w:rFonts w:eastAsia="Microsoft YaHei" w:cs="Microsoft YaHei"/>
          <w:color w:val="666666"/>
          <w:szCs w:val="27"/>
        </w:rPr>
        <w:t>！</w:t>
      </w:r>
    </w:p>
    <w:p w:rsidR="00FC7B6E" w:rsidRPr="00582CA5" w:rsidRDefault="00FC7B6E">
      <w:pPr>
        <w:rPr>
          <w:sz w:val="18"/>
        </w:rPr>
      </w:pPr>
    </w:p>
    <w:sectPr w:rsidR="00FC7B6E" w:rsidRPr="00582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F66A8"/>
    <w:multiLevelType w:val="multilevel"/>
    <w:tmpl w:val="0764E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53014"/>
    <w:multiLevelType w:val="multilevel"/>
    <w:tmpl w:val="4C524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B58C4"/>
    <w:multiLevelType w:val="multilevel"/>
    <w:tmpl w:val="539E2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F484C"/>
    <w:multiLevelType w:val="multilevel"/>
    <w:tmpl w:val="9268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F77FF9"/>
    <w:multiLevelType w:val="multilevel"/>
    <w:tmpl w:val="7B34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B55CBF"/>
    <w:multiLevelType w:val="multilevel"/>
    <w:tmpl w:val="CD70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78031F"/>
    <w:multiLevelType w:val="multilevel"/>
    <w:tmpl w:val="CB88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8819FA"/>
    <w:multiLevelType w:val="multilevel"/>
    <w:tmpl w:val="749E5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E31E84"/>
    <w:multiLevelType w:val="multilevel"/>
    <w:tmpl w:val="E26A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756EA6"/>
    <w:multiLevelType w:val="multilevel"/>
    <w:tmpl w:val="3518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7E5591"/>
    <w:multiLevelType w:val="multilevel"/>
    <w:tmpl w:val="D862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AE3C5D"/>
    <w:multiLevelType w:val="multilevel"/>
    <w:tmpl w:val="0756F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5C2C74"/>
    <w:multiLevelType w:val="multilevel"/>
    <w:tmpl w:val="CCCE8E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58336E2A"/>
    <w:multiLevelType w:val="multilevel"/>
    <w:tmpl w:val="1A048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92214A"/>
    <w:multiLevelType w:val="multilevel"/>
    <w:tmpl w:val="9C388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0B7C4E"/>
    <w:multiLevelType w:val="multilevel"/>
    <w:tmpl w:val="2DDEF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4"/>
  </w:num>
  <w:num w:numId="3">
    <w:abstractNumId w:val="9"/>
  </w:num>
  <w:num w:numId="4">
    <w:abstractNumId w:val="3"/>
  </w:num>
  <w:num w:numId="5">
    <w:abstractNumId w:val="4"/>
  </w:num>
  <w:num w:numId="6">
    <w:abstractNumId w:val="1"/>
  </w:num>
  <w:num w:numId="7">
    <w:abstractNumId w:val="5"/>
  </w:num>
  <w:num w:numId="8">
    <w:abstractNumId w:val="2"/>
  </w:num>
  <w:num w:numId="9">
    <w:abstractNumId w:val="11"/>
  </w:num>
  <w:num w:numId="10">
    <w:abstractNumId w:val="7"/>
  </w:num>
  <w:num w:numId="11">
    <w:abstractNumId w:val="13"/>
  </w:num>
  <w:num w:numId="12">
    <w:abstractNumId w:val="15"/>
  </w:num>
  <w:num w:numId="13">
    <w:abstractNumId w:val="10"/>
  </w:num>
  <w:num w:numId="14">
    <w:abstractNumId w:val="8"/>
  </w:num>
  <w:num w:numId="15">
    <w:abstractNumId w:val="6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8F8"/>
    <w:rsid w:val="00046302"/>
    <w:rsid w:val="00134D95"/>
    <w:rsid w:val="001707CA"/>
    <w:rsid w:val="001802B4"/>
    <w:rsid w:val="001A1A0F"/>
    <w:rsid w:val="00253D23"/>
    <w:rsid w:val="002D2D10"/>
    <w:rsid w:val="002D78C3"/>
    <w:rsid w:val="00331D61"/>
    <w:rsid w:val="0039405E"/>
    <w:rsid w:val="003E0302"/>
    <w:rsid w:val="00423426"/>
    <w:rsid w:val="00482C0A"/>
    <w:rsid w:val="0049584F"/>
    <w:rsid w:val="004A7738"/>
    <w:rsid w:val="005022B6"/>
    <w:rsid w:val="0051312B"/>
    <w:rsid w:val="005352E6"/>
    <w:rsid w:val="005469F2"/>
    <w:rsid w:val="00582CA5"/>
    <w:rsid w:val="00591029"/>
    <w:rsid w:val="00597C79"/>
    <w:rsid w:val="00670E38"/>
    <w:rsid w:val="006C76E4"/>
    <w:rsid w:val="006D2FD4"/>
    <w:rsid w:val="007928F8"/>
    <w:rsid w:val="00793B01"/>
    <w:rsid w:val="007D0EDA"/>
    <w:rsid w:val="007F6705"/>
    <w:rsid w:val="00843F11"/>
    <w:rsid w:val="008F30D0"/>
    <w:rsid w:val="008F6989"/>
    <w:rsid w:val="009028C5"/>
    <w:rsid w:val="00A34E3F"/>
    <w:rsid w:val="00A55B93"/>
    <w:rsid w:val="00A9786D"/>
    <w:rsid w:val="00AC5D00"/>
    <w:rsid w:val="00AE1D8A"/>
    <w:rsid w:val="00B06105"/>
    <w:rsid w:val="00B068DC"/>
    <w:rsid w:val="00B16DDE"/>
    <w:rsid w:val="00B2670D"/>
    <w:rsid w:val="00B65EBA"/>
    <w:rsid w:val="00BC3C90"/>
    <w:rsid w:val="00BF29B5"/>
    <w:rsid w:val="00C02666"/>
    <w:rsid w:val="00C74D94"/>
    <w:rsid w:val="00CD426E"/>
    <w:rsid w:val="00D247F6"/>
    <w:rsid w:val="00D3307C"/>
    <w:rsid w:val="00D36148"/>
    <w:rsid w:val="00D7520E"/>
    <w:rsid w:val="00D77C69"/>
    <w:rsid w:val="00DA7FBE"/>
    <w:rsid w:val="00DD1702"/>
    <w:rsid w:val="00DD7807"/>
    <w:rsid w:val="00DE1A3C"/>
    <w:rsid w:val="00DF0193"/>
    <w:rsid w:val="00E21CEB"/>
    <w:rsid w:val="00F25D7F"/>
    <w:rsid w:val="00F60B30"/>
    <w:rsid w:val="00FC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9E1B8"/>
  <w15:chartTrackingRefBased/>
  <w15:docId w15:val="{E47BB0D2-BA71-40EB-8428-D8F5D6E89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6705"/>
    <w:pPr>
      <w:spacing w:after="100" w:afterAutospacing="1"/>
    </w:pPr>
    <w:rPr>
      <w:rFonts w:ascii="Microsoft YaHei" w:hAnsi="Microsoft YaHei"/>
    </w:rPr>
  </w:style>
  <w:style w:type="paragraph" w:styleId="Heading1">
    <w:name w:val="heading 1"/>
    <w:basedOn w:val="Normal"/>
    <w:link w:val="Heading1Char"/>
    <w:uiPriority w:val="9"/>
    <w:qFormat/>
    <w:rsid w:val="00582CA5"/>
    <w:pPr>
      <w:spacing w:before="100" w:beforeAutospacing="1" w:line="240" w:lineRule="auto"/>
      <w:outlineLvl w:val="0"/>
    </w:pPr>
    <w:rPr>
      <w:rFonts w:eastAsia="Microsoft YaHei" w:hAnsi="Times New Roman" w:cs="Times New Roman"/>
      <w:b/>
      <w:bCs/>
      <w:kern w:val="36"/>
      <w:sz w:val="40"/>
      <w:szCs w:val="4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82CA5"/>
    <w:pPr>
      <w:keepNext/>
      <w:keepLines/>
      <w:spacing w:before="40" w:after="0"/>
      <w:outlineLvl w:val="1"/>
    </w:pPr>
    <w:rPr>
      <w:rFonts w:eastAsia="Microsoft YaHei" w:cstheme="majorBidi"/>
      <w:b/>
      <w:color w:val="2E74B5" w:themeColor="accen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DDE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FC7B6E"/>
    <w:pPr>
      <w:spacing w:before="100" w:before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">
    <w:name w:val="Style Heading 2"/>
    <w:basedOn w:val="Heading2"/>
    <w:autoRedefine/>
    <w:qFormat/>
    <w:rsid w:val="001A1A0F"/>
    <w:rPr>
      <w:rFonts w:cs="Times New Roman"/>
      <w:b w:val="0"/>
      <w:bCs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82CA5"/>
    <w:rPr>
      <w:rFonts w:ascii="Microsoft YaHei" w:eastAsia="Microsoft YaHei" w:hAnsi="Microsoft YaHei" w:cstheme="majorBidi"/>
      <w:b/>
      <w:color w:val="2E74B5" w:themeColor="accent1" w:themeShade="BF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82CA5"/>
    <w:rPr>
      <w:rFonts w:ascii="Microsoft YaHei" w:eastAsia="Microsoft YaHei" w:hAnsi="Times New Roman" w:cs="Times New Roman"/>
      <w:b/>
      <w:bCs/>
      <w:kern w:val="36"/>
      <w:sz w:val="40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B16DD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C7B6E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msonormal0">
    <w:name w:val="msonormal"/>
    <w:basedOn w:val="Normal"/>
    <w:rsid w:val="00FC7B6E"/>
    <w:pPr>
      <w:spacing w:before="100" w:before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C7B6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6E"/>
    <w:rPr>
      <w:color w:val="800080"/>
      <w:u w:val="single"/>
    </w:rPr>
  </w:style>
  <w:style w:type="character" w:customStyle="1" w:styleId="post-shared-urls">
    <w:name w:val="post-shared-urls"/>
    <w:basedOn w:val="DefaultParagraphFont"/>
    <w:rsid w:val="00FC7B6E"/>
  </w:style>
  <w:style w:type="paragraph" w:styleId="NormalWeb">
    <w:name w:val="Normal (Web)"/>
    <w:basedOn w:val="Normal"/>
    <w:uiPriority w:val="99"/>
    <w:semiHidden/>
    <w:unhideWhenUsed/>
    <w:rsid w:val="00FC7B6E"/>
    <w:pPr>
      <w:spacing w:before="100" w:before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C7B6E"/>
    <w:rPr>
      <w:i/>
      <w:iCs/>
    </w:rPr>
  </w:style>
  <w:style w:type="character" w:styleId="Strong">
    <w:name w:val="Strong"/>
    <w:basedOn w:val="DefaultParagraphFont"/>
    <w:uiPriority w:val="22"/>
    <w:qFormat/>
    <w:rsid w:val="00FC7B6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C7B6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7B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afterAutospacing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7B6E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C7B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B6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0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8279">
          <w:marLeft w:val="0"/>
          <w:marRight w:val="0"/>
          <w:marTop w:val="5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7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hyperlink" Target="https://amzn.to/2CxFKQn" TargetMode="External"/><Relationship Id="rId26" Type="http://schemas.openxmlformats.org/officeDocument/2006/relationships/hyperlink" Target="https://amzn.to/2FelPX6" TargetMode="External"/><Relationship Id="rId39" Type="http://schemas.openxmlformats.org/officeDocument/2006/relationships/hyperlink" Target="https://github.com/pytorch/pytorch/issues/3022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mzn.to/2UNydE7" TargetMode="External"/><Relationship Id="rId34" Type="http://schemas.openxmlformats.org/officeDocument/2006/relationships/hyperlink" Target="https://lambdalabs.com/blog/2080-ti-deep-learning-benchmarks/" TargetMode="External"/><Relationship Id="rId42" Type="http://schemas.openxmlformats.org/officeDocument/2006/relationships/hyperlink" Target="https://www.reddit.com/r/MachineLearning/comments/ayd01o/p_i_built_lambdas_12500_deep_learning_rig_for_6200/ei0euft" TargetMode="External"/><Relationship Id="rId7" Type="http://schemas.openxmlformats.org/officeDocument/2006/relationships/hyperlink" Target="https://l7.curtisnorthcutt.com/assets/images/posts/2019/gpu_rig/receipt_gpu_rig.pdf" TargetMode="External"/><Relationship Id="rId12" Type="http://schemas.openxmlformats.org/officeDocument/2006/relationships/hyperlink" Target="https://amzn.to/2Yc0WVc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http://timdettmers.com/2018/12/16/deep-learning-hardware-guide/" TargetMode="External"/><Relationship Id="rId38" Type="http://schemas.openxmlformats.org/officeDocument/2006/relationships/hyperlink" Target="https://www.neweggbusiness.com/product/product.aspx?item=9b-13-183-643" TargetMode="External"/><Relationship Id="rId2" Type="http://schemas.openxmlformats.org/officeDocument/2006/relationships/styles" Target="styles.xml"/><Relationship Id="rId16" Type="http://schemas.openxmlformats.org/officeDocument/2006/relationships/hyperlink" Target="https://amzn.to/2Oi2iJz" TargetMode="External"/><Relationship Id="rId20" Type="http://schemas.openxmlformats.org/officeDocument/2006/relationships/hyperlink" Target="https://amzn.to/2YegGXZ" TargetMode="External"/><Relationship Id="rId29" Type="http://schemas.openxmlformats.org/officeDocument/2006/relationships/hyperlink" Target="https://github.com/pytorch/pytorch/issues/3022" TargetMode="External"/><Relationship Id="rId41" Type="http://schemas.openxmlformats.org/officeDocument/2006/relationships/hyperlink" Target="https://github.com/pytorch/examples/tree/master/imagene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openlearning.mit.edu/value-digital-learning/research" TargetMode="External"/><Relationship Id="rId11" Type="http://schemas.openxmlformats.org/officeDocument/2006/relationships/hyperlink" Target="https://amzn.to/2uol4pm" TargetMode="External"/><Relationship Id="rId24" Type="http://schemas.openxmlformats.org/officeDocument/2006/relationships/hyperlink" Target="https://amzn.to/2UNyOFR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www.neweggbusiness.com/product/product.aspx?item=9b-13-183-643" TargetMode="External"/><Relationship Id="rId40" Type="http://schemas.openxmlformats.org/officeDocument/2006/relationships/hyperlink" Target="https://l7.curtisnorthcutt.com/(https:/versus.com/en/nvidia-geforce-rtx-2080-ti-founders-edition-vs-nvidia-tesla-k40)" TargetMode="External"/><Relationship Id="rId5" Type="http://schemas.openxmlformats.org/officeDocument/2006/relationships/hyperlink" Target="https://l7.curtisnorthcutt.com/the-best-4-gpu-deep-learning-rig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7.jpeg"/><Relationship Id="rId28" Type="http://schemas.openxmlformats.org/officeDocument/2006/relationships/hyperlink" Target="https://amzn.to/2U35WMS" TargetMode="External"/><Relationship Id="rId36" Type="http://schemas.openxmlformats.org/officeDocument/2006/relationships/hyperlink" Target="https://www.youtube.com/watch?v=0domMRFG1Rw" TargetMode="External"/><Relationship Id="rId10" Type="http://schemas.openxmlformats.org/officeDocument/2006/relationships/hyperlink" Target="https://amzn.to/2CuS83K" TargetMode="External"/><Relationship Id="rId19" Type="http://schemas.openxmlformats.org/officeDocument/2006/relationships/image" Target="media/image6.jpeg"/><Relationship Id="rId31" Type="http://schemas.openxmlformats.org/officeDocument/2006/relationships/hyperlink" Target="https://amzn.to/2FjtNyp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amzn.to/2OhYdoK" TargetMode="External"/><Relationship Id="rId22" Type="http://schemas.openxmlformats.org/officeDocument/2006/relationships/hyperlink" Target="https://amzn.to/2Ok8Gjo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0.jpeg"/><Relationship Id="rId35" Type="http://schemas.openxmlformats.org/officeDocument/2006/relationships/hyperlink" Target="https://www.videocardbenchmark.net/high_end_gpus.html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Calibri Light"/>
        <a:ea typeface="Microsoft YaHei Light"/>
        <a:cs typeface=""/>
      </a:majorFont>
      <a:minorFont>
        <a:latin typeface="Calibri"/>
        <a:ea typeface="Microsoft YaHei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13</Pages>
  <Words>1773</Words>
  <Characters>10107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Harman International Corp</Company>
  <LinksUpToDate>false</LinksUpToDate>
  <CharactersWithSpaces>11857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Dante</dc:creator>
  <cp:keywords/>
  <dc:description/>
  <cp:lastModifiedBy>Liu, Dante</cp:lastModifiedBy>
  <cp:revision>45</cp:revision>
  <dcterms:created xsi:type="dcterms:W3CDTF">2019-10-23T01:55:00Z</dcterms:created>
  <dcterms:modified xsi:type="dcterms:W3CDTF">2019-10-23T04:40:00Z</dcterms:modified>
</cp:coreProperties>
</file>